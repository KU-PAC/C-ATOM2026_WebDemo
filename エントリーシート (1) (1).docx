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08D0" w14:textId="7F468DB6" w:rsidR="003703AF" w:rsidRPr="00091458" w:rsidRDefault="00683B4D" w:rsidP="005D785C">
      <w:pPr>
        <w:jc w:val="center"/>
        <w:rPr>
          <w:rFonts w:ascii="BIZ UDPゴシック" w:eastAsia="BIZ UDPゴシック" w:hAnsi="BIZ UDPゴシック"/>
          <w:b/>
          <w:bCs/>
          <w:sz w:val="22"/>
          <w:szCs w:val="24"/>
        </w:rPr>
      </w:pPr>
      <w:r>
        <w:rPr>
          <w:rFonts w:ascii="BIZ UDPゴシック" w:eastAsia="BIZ UDPゴシック" w:hAnsi="BIZ UDPゴシック" w:hint="eastAsia"/>
          <w:b/>
          <w:bCs/>
          <w:sz w:val="22"/>
          <w:szCs w:val="24"/>
        </w:rPr>
        <w:t>Challeng</w:t>
      </w:r>
      <w:r w:rsidR="00773343">
        <w:rPr>
          <w:rFonts w:ascii="BIZ UDPゴシック" w:eastAsia="BIZ UDPゴシック" w:hAnsi="BIZ UDPゴシック" w:hint="eastAsia"/>
          <w:b/>
          <w:bCs/>
          <w:sz w:val="22"/>
          <w:szCs w:val="24"/>
        </w:rPr>
        <w:t>e</w:t>
      </w:r>
      <w:r>
        <w:rPr>
          <w:rFonts w:ascii="BIZ UDPゴシック" w:eastAsia="BIZ UDPゴシック" w:hAnsi="BIZ UDPゴシック" w:hint="eastAsia"/>
          <w:b/>
          <w:bCs/>
          <w:sz w:val="22"/>
          <w:szCs w:val="24"/>
        </w:rPr>
        <w:t xml:space="preserve"> ATOM</w:t>
      </w:r>
      <w:r w:rsidR="003703AF" w:rsidRPr="00091458">
        <w:rPr>
          <w:rFonts w:ascii="BIZ UDPゴシック" w:eastAsia="BIZ UDPゴシック" w:hAnsi="BIZ UDPゴシック" w:hint="eastAsia"/>
          <w:b/>
          <w:bCs/>
          <w:sz w:val="22"/>
          <w:szCs w:val="24"/>
        </w:rPr>
        <w:t xml:space="preserve">　エントリーシート</w:t>
      </w:r>
    </w:p>
    <w:tbl>
      <w:tblPr>
        <w:tblStyle w:val="aa"/>
        <w:tblW w:w="0" w:type="auto"/>
        <w:tblLook w:val="04A0" w:firstRow="1" w:lastRow="0" w:firstColumn="1" w:lastColumn="0" w:noHBand="0" w:noVBand="1"/>
      </w:tblPr>
      <w:tblGrid>
        <w:gridCol w:w="1980"/>
        <w:gridCol w:w="8476"/>
      </w:tblGrid>
      <w:tr w:rsidR="003703AF" w:rsidRPr="00091458" w14:paraId="685D40AC" w14:textId="77777777" w:rsidTr="004F5EA8">
        <w:tc>
          <w:tcPr>
            <w:tcW w:w="1980" w:type="dxa"/>
            <w:shd w:val="clear" w:color="auto" w:fill="00B050"/>
          </w:tcPr>
          <w:p w14:paraId="7F688AD9" w14:textId="58980F0E" w:rsidR="003703AF" w:rsidRPr="0088784B" w:rsidRDefault="003703AF">
            <w:pPr>
              <w:rPr>
                <w:rFonts w:ascii="BIZ UDPゴシック" w:eastAsia="BIZ UDPゴシック" w:hAnsi="BIZ UDPゴシック"/>
                <w:color w:val="FFFFFF" w:themeColor="background1"/>
                <w:sz w:val="19"/>
                <w:szCs w:val="19"/>
              </w:rPr>
            </w:pPr>
            <w:r w:rsidRPr="0088784B">
              <w:rPr>
                <w:rFonts w:ascii="BIZ UDPゴシック" w:eastAsia="BIZ UDPゴシック" w:hAnsi="BIZ UDPゴシック" w:hint="eastAsia"/>
                <w:color w:val="FFFFFF" w:themeColor="background1"/>
                <w:sz w:val="19"/>
                <w:szCs w:val="19"/>
              </w:rPr>
              <w:t>チーム名</w:t>
            </w:r>
          </w:p>
        </w:tc>
        <w:tc>
          <w:tcPr>
            <w:tcW w:w="8476" w:type="dxa"/>
          </w:tcPr>
          <w:p w14:paraId="68A3A0D0" w14:textId="33F1833E" w:rsidR="00F17882" w:rsidRPr="00B629FA" w:rsidRDefault="00633C51">
            <w:pPr>
              <w:rPr>
                <w:rFonts w:ascii="BIZ UDPゴシック" w:eastAsia="BIZ UDPゴシック" w:hAnsi="BIZ UDPゴシック"/>
                <w:sz w:val="20"/>
                <w:szCs w:val="20"/>
              </w:rPr>
            </w:pPr>
            <w:r>
              <w:rPr>
                <w:rFonts w:ascii="BIZ UDPゴシック" w:eastAsia="BIZ UDPゴシック" w:hAnsi="BIZ UDPゴシック" w:hint="eastAsia"/>
                <w:sz w:val="20"/>
                <w:szCs w:val="20"/>
              </w:rPr>
              <w:t>KUPAC</w:t>
            </w:r>
          </w:p>
        </w:tc>
      </w:tr>
      <w:tr w:rsidR="003703AF" w:rsidRPr="00091458" w14:paraId="7D9E786A" w14:textId="77777777" w:rsidTr="004F5EA8">
        <w:tc>
          <w:tcPr>
            <w:tcW w:w="1980" w:type="dxa"/>
            <w:shd w:val="clear" w:color="auto" w:fill="00B050"/>
          </w:tcPr>
          <w:p w14:paraId="5C870304" w14:textId="390F2620" w:rsidR="003703AF" w:rsidRPr="0088784B" w:rsidRDefault="003703AF">
            <w:pPr>
              <w:rPr>
                <w:rFonts w:ascii="BIZ UDPゴシック" w:eastAsia="BIZ UDPゴシック" w:hAnsi="BIZ UDPゴシック"/>
                <w:color w:val="FFFFFF" w:themeColor="background1"/>
                <w:sz w:val="19"/>
                <w:szCs w:val="19"/>
              </w:rPr>
            </w:pPr>
            <w:r w:rsidRPr="0088784B">
              <w:rPr>
                <w:rFonts w:ascii="BIZ UDPゴシック" w:eastAsia="BIZ UDPゴシック" w:hAnsi="BIZ UDPゴシック" w:hint="eastAsia"/>
                <w:color w:val="FFFFFF" w:themeColor="background1"/>
                <w:sz w:val="19"/>
                <w:szCs w:val="19"/>
              </w:rPr>
              <w:t>チームメンバー</w:t>
            </w:r>
          </w:p>
        </w:tc>
        <w:tc>
          <w:tcPr>
            <w:tcW w:w="8476" w:type="dxa"/>
          </w:tcPr>
          <w:p w14:paraId="73BBA0EF" w14:textId="68BA4356" w:rsidR="00633C51" w:rsidRPr="00240EB6" w:rsidRDefault="005D13F1" w:rsidP="005D13F1">
            <w:pPr>
              <w:rPr>
                <w:rFonts w:ascii="BIZ UDPゴシック" w:eastAsia="BIZ UDPゴシック" w:hAnsi="BIZ UDPゴシック"/>
                <w:color w:val="000000" w:themeColor="text1"/>
                <w:sz w:val="20"/>
                <w:szCs w:val="20"/>
                <w:lang w:eastAsia="zh-TW"/>
              </w:rPr>
            </w:pPr>
            <w:r w:rsidRPr="00240EB6">
              <w:rPr>
                <w:rFonts w:ascii="BIZ UDPゴシック" w:eastAsia="BIZ UDPゴシック" w:hAnsi="BIZ UDPゴシック" w:hint="eastAsia"/>
                <w:color w:val="000000" w:themeColor="text1"/>
                <w:sz w:val="20"/>
                <w:szCs w:val="20"/>
                <w:lang w:eastAsia="zh-TW"/>
              </w:rPr>
              <w:t>★</w:t>
            </w:r>
            <w:r w:rsidR="00633C51" w:rsidRPr="00240EB6">
              <w:rPr>
                <w:rFonts w:ascii="BIZ UDPゴシック" w:eastAsia="BIZ UDPゴシック" w:hAnsi="BIZ UDPゴシック" w:hint="eastAsia"/>
                <w:color w:val="000000" w:themeColor="text1"/>
                <w:sz w:val="20"/>
                <w:szCs w:val="20"/>
                <w:lang w:eastAsia="zh-TW"/>
              </w:rPr>
              <w:t>大澤衡正、京都大学、経済学部経済経営学科、学部4回生</w:t>
            </w:r>
          </w:p>
          <w:p w14:paraId="238E53FE" w14:textId="77777777" w:rsidR="00633C51" w:rsidRPr="00240EB6" w:rsidRDefault="00633C51" w:rsidP="00633C51">
            <w:pPr>
              <w:rPr>
                <w:rFonts w:ascii="BIZ UDPゴシック" w:eastAsia="BIZ UDPゴシック" w:hAnsi="BIZ UDPゴシック"/>
                <w:color w:val="000000" w:themeColor="text1"/>
                <w:sz w:val="20"/>
                <w:szCs w:val="20"/>
                <w:lang w:eastAsia="zh-TW"/>
              </w:rPr>
            </w:pPr>
            <w:r w:rsidRPr="00240EB6">
              <w:rPr>
                <w:rFonts w:ascii="BIZ UDPゴシック" w:eastAsia="BIZ UDPゴシック" w:hAnsi="BIZ UDPゴシック" w:hint="eastAsia"/>
                <w:color w:val="000000" w:themeColor="text1"/>
                <w:sz w:val="20"/>
                <w:szCs w:val="20"/>
                <w:lang w:eastAsia="zh-TW"/>
              </w:rPr>
              <w:t>南川健志郎、京都大学、情報学研究科、修士２回生</w:t>
            </w:r>
          </w:p>
          <w:p w14:paraId="428B85F2" w14:textId="1096774A" w:rsidR="00633C51" w:rsidRPr="00633C51" w:rsidRDefault="00633C51" w:rsidP="00633C51">
            <w:pPr>
              <w:rPr>
                <w:rFonts w:ascii="BIZ UDPゴシック" w:eastAsia="BIZ UDPゴシック" w:hAnsi="BIZ UDPゴシック"/>
                <w:color w:val="7F7F7F" w:themeColor="text1" w:themeTint="80"/>
                <w:sz w:val="20"/>
                <w:szCs w:val="20"/>
                <w:lang w:eastAsia="zh-TW"/>
              </w:rPr>
            </w:pPr>
            <w:r w:rsidRPr="00240EB6">
              <w:rPr>
                <w:rFonts w:ascii="BIZ UDPゴシック" w:eastAsia="BIZ UDPゴシック" w:hAnsi="BIZ UDPゴシック" w:hint="eastAsia"/>
                <w:color w:val="000000" w:themeColor="text1"/>
                <w:sz w:val="20"/>
                <w:szCs w:val="20"/>
                <w:lang w:eastAsia="zh-TW"/>
              </w:rPr>
              <w:t>平塚謙良、京都大学、情報学研究科、修士1回生</w:t>
            </w:r>
          </w:p>
        </w:tc>
      </w:tr>
      <w:tr w:rsidR="00BE49CA" w:rsidRPr="00091458" w14:paraId="5CBA03D7" w14:textId="77777777" w:rsidTr="004F5EA8">
        <w:tc>
          <w:tcPr>
            <w:tcW w:w="1980" w:type="dxa"/>
            <w:shd w:val="clear" w:color="auto" w:fill="00B050"/>
          </w:tcPr>
          <w:p w14:paraId="528B4929" w14:textId="238B0CCC" w:rsidR="00BE49CA" w:rsidRPr="0088784B" w:rsidRDefault="00BE49CA">
            <w:pPr>
              <w:rPr>
                <w:rFonts w:ascii="BIZ UDPゴシック" w:eastAsia="BIZ UDPゴシック" w:hAnsi="BIZ UDPゴシック"/>
                <w:color w:val="FFFFFF" w:themeColor="background1"/>
                <w:sz w:val="19"/>
                <w:szCs w:val="19"/>
              </w:rPr>
            </w:pPr>
            <w:r>
              <w:rPr>
                <w:rFonts w:ascii="BIZ UDPゴシック" w:eastAsia="BIZ UDPゴシック" w:hAnsi="BIZ UDPゴシック" w:hint="eastAsia"/>
                <w:color w:val="FFFFFF" w:themeColor="background1"/>
                <w:sz w:val="19"/>
                <w:szCs w:val="19"/>
              </w:rPr>
              <w:t>指導教官</w:t>
            </w:r>
          </w:p>
        </w:tc>
        <w:tc>
          <w:tcPr>
            <w:tcW w:w="8476" w:type="dxa"/>
          </w:tcPr>
          <w:p w14:paraId="44827B1E" w14:textId="68D94567" w:rsidR="00BE49CA" w:rsidRPr="0046115B" w:rsidRDefault="00633C51">
            <w:pPr>
              <w:rPr>
                <w:rFonts w:ascii="BIZ UDPゴシック" w:eastAsia="BIZ UDPゴシック" w:hAnsi="BIZ UDPゴシック"/>
                <w:color w:val="7F7F7F" w:themeColor="text1" w:themeTint="80"/>
                <w:sz w:val="20"/>
                <w:szCs w:val="20"/>
              </w:rPr>
            </w:pPr>
            <w:r w:rsidRPr="008D1D07">
              <w:rPr>
                <w:rFonts w:ascii="BIZ UDPゴシック" w:eastAsia="BIZ UDPゴシック" w:hAnsi="BIZ UDPゴシック" w:hint="eastAsia"/>
                <w:color w:val="000000" w:themeColor="text1"/>
                <w:sz w:val="20"/>
                <w:szCs w:val="20"/>
              </w:rPr>
              <w:t>森本淳、京都大学</w:t>
            </w:r>
          </w:p>
        </w:tc>
      </w:tr>
      <w:tr w:rsidR="00A50E97" w:rsidRPr="00091458" w14:paraId="1C8308E8" w14:textId="77777777" w:rsidTr="004F5EA8">
        <w:tc>
          <w:tcPr>
            <w:tcW w:w="1980" w:type="dxa"/>
            <w:shd w:val="clear" w:color="auto" w:fill="00B050"/>
          </w:tcPr>
          <w:p w14:paraId="10CBB9E6" w14:textId="2C8EEF16" w:rsidR="00A50E97" w:rsidRDefault="00771A1F">
            <w:pPr>
              <w:rPr>
                <w:rFonts w:ascii="BIZ UDPゴシック" w:eastAsia="BIZ UDPゴシック" w:hAnsi="BIZ UDPゴシック"/>
                <w:color w:val="FFFFFF" w:themeColor="background1"/>
                <w:sz w:val="19"/>
                <w:szCs w:val="19"/>
              </w:rPr>
            </w:pPr>
            <w:r w:rsidRPr="00771A1F">
              <w:rPr>
                <w:rFonts w:ascii="BIZ UDPゴシック" w:eastAsia="BIZ UDPゴシック" w:hAnsi="BIZ UDPゴシック"/>
                <w:color w:val="FFFFFF" w:themeColor="background1"/>
                <w:sz w:val="19"/>
                <w:szCs w:val="19"/>
              </w:rPr>
              <w:t>未来社会のビジョン</w:t>
            </w:r>
          </w:p>
        </w:tc>
        <w:tc>
          <w:tcPr>
            <w:tcW w:w="8476" w:type="dxa"/>
          </w:tcPr>
          <w:p w14:paraId="7AC7C43C" w14:textId="77777777" w:rsidR="00127C29" w:rsidRDefault="00127C29">
            <w:pPr>
              <w:rPr>
                <w:rFonts w:ascii="BIZ UDPゴシック" w:eastAsia="BIZ UDPゴシック" w:hAnsi="BIZ UDPゴシック"/>
                <w:color w:val="000000" w:themeColor="text1"/>
                <w:sz w:val="20"/>
                <w:szCs w:val="20"/>
              </w:rPr>
            </w:pPr>
          </w:p>
          <w:p w14:paraId="53AFC2BB" w14:textId="1D10F96E" w:rsidR="00127C29" w:rsidRDefault="00127C29">
            <w:pPr>
              <w:rPr>
                <w:rFonts w:ascii="BIZ UDPゴシック" w:eastAsia="BIZ UDPゴシック" w:hAnsi="BIZ UDPゴシック"/>
                <w:color w:val="000000" w:themeColor="text1"/>
                <w:sz w:val="20"/>
                <w:szCs w:val="20"/>
              </w:rPr>
            </w:pPr>
            <w:r>
              <w:rPr>
                <w:rFonts w:ascii="BIZ UDPゴシック" w:eastAsia="BIZ UDPゴシック" w:hAnsi="BIZ UDPゴシック"/>
                <w:noProof/>
                <w:color w:val="000000" w:themeColor="text1"/>
                <w:sz w:val="20"/>
                <w:szCs w:val="20"/>
              </w:rPr>
              <w:drawing>
                <wp:inline distT="0" distB="0" distL="0" distR="0" wp14:anchorId="2F3DA4D0" wp14:editId="00CDA1D5">
                  <wp:extent cx="3629025" cy="1979563"/>
                  <wp:effectExtent l="0" t="0" r="0" b="1905"/>
                  <wp:docPr id="62995255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52555" name="図 6299525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61694" cy="1997383"/>
                          </a:xfrm>
                          <a:prstGeom prst="rect">
                            <a:avLst/>
                          </a:prstGeom>
                        </pic:spPr>
                      </pic:pic>
                    </a:graphicData>
                  </a:graphic>
                </wp:inline>
              </w:drawing>
            </w:r>
          </w:p>
          <w:p w14:paraId="3F2BB48B" w14:textId="77777777" w:rsidR="00127C29" w:rsidRDefault="00127C29">
            <w:pPr>
              <w:rPr>
                <w:rFonts w:ascii="BIZ UDPゴシック" w:eastAsia="BIZ UDPゴシック" w:hAnsi="BIZ UDPゴシック"/>
                <w:color w:val="000000" w:themeColor="text1"/>
                <w:sz w:val="20"/>
                <w:szCs w:val="20"/>
              </w:rPr>
            </w:pPr>
          </w:p>
          <w:p w14:paraId="72A77010" w14:textId="6F7A44A3" w:rsidR="00335933" w:rsidRPr="00EA189A" w:rsidRDefault="00EA189A">
            <w:pPr>
              <w:rPr>
                <w:rFonts w:ascii="BIZ UDPゴシック" w:eastAsia="BIZ UDPゴシック" w:hAnsi="BIZ UDPゴシック"/>
                <w:color w:val="000000" w:themeColor="text1"/>
                <w:sz w:val="20"/>
                <w:szCs w:val="20"/>
              </w:rPr>
            </w:pPr>
            <w:r w:rsidRPr="00EA189A">
              <w:rPr>
                <w:rFonts w:ascii="BIZ UDPゴシック" w:eastAsia="BIZ UDPゴシック" w:hAnsi="BIZ UDPゴシック"/>
                <w:color w:val="000000" w:themeColor="text1"/>
                <w:sz w:val="20"/>
                <w:szCs w:val="20"/>
              </w:rPr>
              <w:t>2035年頃、超高齢社会を迎えた日本の地方都市における一般家庭。そこでは、人々の</w:t>
            </w:r>
            <w:commentRangeStart w:id="0"/>
            <w:r w:rsidR="00860D42">
              <w:rPr>
                <w:rFonts w:ascii="BIZ UDPゴシック" w:eastAsia="BIZ UDPゴシック" w:hAnsi="BIZ UDPゴシック" w:hint="eastAsia"/>
                <w:color w:val="000000" w:themeColor="text1"/>
                <w:sz w:val="20"/>
                <w:szCs w:val="20"/>
              </w:rPr>
              <w:t>衰えた身体機能</w:t>
            </w:r>
            <w:r w:rsidRPr="00EA189A">
              <w:rPr>
                <w:rFonts w:ascii="BIZ UDPゴシック" w:eastAsia="BIZ UDPゴシック" w:hAnsi="BIZ UDPゴシック"/>
                <w:color w:val="000000" w:themeColor="text1"/>
                <w:sz w:val="20"/>
                <w:szCs w:val="20"/>
              </w:rPr>
              <w:t>を自律的に補完</w:t>
            </w:r>
            <w:commentRangeEnd w:id="0"/>
            <w:r w:rsidR="00004338" w:rsidRPr="00EA189A">
              <w:rPr>
                <w:rStyle w:val="af2"/>
                <w:rFonts w:ascii="BIZ UDPゴシック" w:eastAsia="BIZ UDPゴシック" w:hAnsi="BIZ UDPゴシック"/>
                <w:color w:val="000000" w:themeColor="text1"/>
                <w:sz w:val="20"/>
                <w:szCs w:val="20"/>
              </w:rPr>
              <w:commentReference w:id="0"/>
            </w:r>
            <w:r w:rsidRPr="00EA189A">
              <w:rPr>
                <w:rFonts w:ascii="BIZ UDPゴシック" w:eastAsia="BIZ UDPゴシック" w:hAnsi="BIZ UDPゴシック"/>
                <w:color w:val="000000" w:themeColor="text1"/>
                <w:sz w:val="20"/>
                <w:szCs w:val="20"/>
              </w:rPr>
              <w:t>する「一人に一台一生寄り添うスマートロボット」の構想が現実となっている。高齢者は、加齢に伴い生じる日常のあらゆる物理的な不自由を、ロボット</w:t>
            </w:r>
            <w:r w:rsidR="00144DA2">
              <w:rPr>
                <w:rFonts w:ascii="BIZ UDPゴシック" w:eastAsia="BIZ UDPゴシック" w:hAnsi="BIZ UDPゴシック" w:hint="eastAsia"/>
                <w:color w:val="000000" w:themeColor="text1"/>
                <w:sz w:val="20"/>
                <w:szCs w:val="20"/>
              </w:rPr>
              <w:t>が提供する</w:t>
            </w:r>
            <w:r w:rsidR="00144DA2" w:rsidRPr="00144DA2">
              <w:rPr>
                <w:rFonts w:ascii="BIZ UDPゴシック" w:eastAsia="BIZ UDPゴシック" w:hAnsi="BIZ UDPゴシック"/>
                <w:color w:val="000000" w:themeColor="text1"/>
                <w:sz w:val="20"/>
                <w:szCs w:val="20"/>
              </w:rPr>
              <w:t>人間の身体にしなやかに調和する、</w:t>
            </w:r>
            <w:r w:rsidR="00144DA2">
              <w:rPr>
                <w:rFonts w:ascii="BIZ UDPゴシック" w:eastAsia="BIZ UDPゴシック" w:hAnsi="BIZ UDPゴシック" w:hint="eastAsia"/>
                <w:color w:val="000000" w:themeColor="text1"/>
                <w:sz w:val="20"/>
                <w:szCs w:val="20"/>
              </w:rPr>
              <w:t>自然</w:t>
            </w:r>
            <w:r w:rsidR="00144DA2" w:rsidRPr="00144DA2">
              <w:rPr>
                <w:rFonts w:ascii="BIZ UDPゴシック" w:eastAsia="BIZ UDPゴシック" w:hAnsi="BIZ UDPゴシック"/>
                <w:color w:val="000000" w:themeColor="text1"/>
                <w:sz w:val="20"/>
                <w:szCs w:val="20"/>
              </w:rPr>
              <w:t>な動作補助</w:t>
            </w:r>
            <w:r w:rsidRPr="00EA189A">
              <w:rPr>
                <w:rFonts w:ascii="BIZ UDPゴシック" w:eastAsia="BIZ UDPゴシック" w:hAnsi="BIZ UDPゴシック"/>
                <w:color w:val="000000" w:themeColor="text1"/>
                <w:sz w:val="20"/>
                <w:szCs w:val="20"/>
              </w:rPr>
              <w:t>によってシームレスに解消している。これにより、</w:t>
            </w:r>
            <w:r w:rsidR="00860D42">
              <w:rPr>
                <w:rFonts w:ascii="BIZ UDPゴシック" w:eastAsia="BIZ UDPゴシック" w:hAnsi="BIZ UDPゴシック" w:hint="eastAsia"/>
                <w:color w:val="000000" w:themeColor="text1"/>
                <w:sz w:val="20"/>
                <w:szCs w:val="20"/>
              </w:rPr>
              <w:t>人々は</w:t>
            </w:r>
            <w:commentRangeStart w:id="1"/>
            <w:r w:rsidRPr="00EA189A">
              <w:rPr>
                <w:rFonts w:ascii="BIZ UDPゴシック" w:eastAsia="BIZ UDPゴシック" w:hAnsi="BIZ UDPゴシック"/>
                <w:color w:val="000000" w:themeColor="text1"/>
                <w:sz w:val="20"/>
                <w:szCs w:val="20"/>
              </w:rPr>
              <w:t>他者の手を煩わせる心理的負い目から完全に解放され、</w:t>
            </w:r>
            <w:r w:rsidR="00860D42">
              <w:rPr>
                <w:rFonts w:ascii="BIZ UDPゴシック" w:eastAsia="BIZ UDPゴシック" w:hAnsi="BIZ UDPゴシック" w:hint="eastAsia"/>
                <w:color w:val="000000" w:themeColor="text1"/>
                <w:sz w:val="20"/>
                <w:szCs w:val="20"/>
              </w:rPr>
              <w:t>高齢の方でも</w:t>
            </w:r>
            <w:r w:rsidRPr="00EA189A">
              <w:rPr>
                <w:rFonts w:ascii="BIZ UDPゴシック" w:eastAsia="BIZ UDPゴシック" w:hAnsi="BIZ UDPゴシック"/>
                <w:color w:val="000000" w:themeColor="text1"/>
                <w:sz w:val="20"/>
                <w:szCs w:val="20"/>
              </w:rPr>
              <w:t>個人の尊厳を保ちながら自立した生活を送っている。</w:t>
            </w:r>
            <w:commentRangeEnd w:id="1"/>
            <w:r w:rsidR="00860D42" w:rsidRPr="00EA189A">
              <w:rPr>
                <w:rStyle w:val="af2"/>
                <w:rFonts w:ascii="BIZ UDPゴシック" w:eastAsia="BIZ UDPゴシック" w:hAnsi="BIZ UDPゴシック"/>
                <w:color w:val="000000" w:themeColor="text1"/>
                <w:sz w:val="20"/>
                <w:szCs w:val="20"/>
              </w:rPr>
              <w:commentReference w:id="1"/>
            </w:r>
            <w:r w:rsidRPr="00EA189A">
              <w:rPr>
                <w:rFonts w:ascii="BIZ UDPゴシック" w:eastAsia="BIZ UDPゴシック" w:hAnsi="BIZ UDPゴシック"/>
                <w:color w:val="000000" w:themeColor="text1"/>
                <w:sz w:val="20"/>
                <w:szCs w:val="20"/>
              </w:rPr>
              <w:t>フィジカルAIは単なる機械の枠を超え、生涯のパートナーとして日常に溶け込み、人々は最期まで住み慣れた地域で安心と生きがいを感じて暮らしている。</w:t>
            </w:r>
          </w:p>
        </w:tc>
      </w:tr>
      <w:tr w:rsidR="003703AF" w:rsidRPr="00091458" w14:paraId="0F567767" w14:textId="77777777" w:rsidTr="00D637AB">
        <w:tc>
          <w:tcPr>
            <w:tcW w:w="1980" w:type="dxa"/>
            <w:shd w:val="clear" w:color="auto" w:fill="0070C0"/>
          </w:tcPr>
          <w:p w14:paraId="2F1CF8A5" w14:textId="481A43EC" w:rsidR="00795B79" w:rsidRDefault="00FB3BC4">
            <w:pPr>
              <w:rPr>
                <w:rFonts w:ascii="BIZ UDPゴシック" w:eastAsia="BIZ UDPゴシック" w:hAnsi="BIZ UDPゴシック"/>
                <w:color w:val="FFFFFF" w:themeColor="background1"/>
                <w:sz w:val="19"/>
                <w:szCs w:val="19"/>
              </w:rPr>
            </w:pPr>
            <w:r>
              <w:rPr>
                <w:rFonts w:ascii="BIZ UDPゴシック" w:eastAsia="BIZ UDPゴシック" w:hAnsi="BIZ UDPゴシック" w:hint="eastAsia"/>
                <w:color w:val="FFFFFF" w:themeColor="background1"/>
                <w:sz w:val="19"/>
                <w:szCs w:val="19"/>
              </w:rPr>
              <w:t>プロトタイプ名称</w:t>
            </w:r>
          </w:p>
          <w:p w14:paraId="437E831A" w14:textId="34D589AB" w:rsidR="003703AF" w:rsidRPr="0088784B" w:rsidRDefault="003703AF">
            <w:pPr>
              <w:rPr>
                <w:rFonts w:ascii="BIZ UDPゴシック" w:eastAsia="BIZ UDPゴシック" w:hAnsi="BIZ UDPゴシック"/>
                <w:color w:val="FFFFFF" w:themeColor="background1"/>
                <w:sz w:val="19"/>
                <w:szCs w:val="19"/>
              </w:rPr>
            </w:pPr>
          </w:p>
        </w:tc>
        <w:tc>
          <w:tcPr>
            <w:tcW w:w="8476" w:type="dxa"/>
          </w:tcPr>
          <w:p w14:paraId="67785B61" w14:textId="0D079E80" w:rsidR="00802AAC" w:rsidRPr="00B629FA" w:rsidRDefault="00891B3B">
            <w:pPr>
              <w:rPr>
                <w:rFonts w:ascii="BIZ UDPゴシック" w:eastAsia="BIZ UDPゴシック" w:hAnsi="BIZ UDPゴシック"/>
                <w:sz w:val="20"/>
                <w:szCs w:val="20"/>
              </w:rPr>
            </w:pPr>
            <w:r w:rsidRPr="00891B3B">
              <w:rPr>
                <w:rFonts w:ascii="BIZ UDPゴシック" w:eastAsia="BIZ UDPゴシック" w:hAnsi="BIZ UDPゴシック"/>
                <w:sz w:val="20"/>
                <w:szCs w:val="20"/>
              </w:rPr>
              <w:t>湿布貼付支援フィジカルAIロボット「PatchAssist（パッチアシスト）」</w:t>
            </w:r>
          </w:p>
        </w:tc>
      </w:tr>
      <w:tr w:rsidR="003703AF" w:rsidRPr="00091458" w14:paraId="0CA35465" w14:textId="77777777" w:rsidTr="00D637AB">
        <w:tc>
          <w:tcPr>
            <w:tcW w:w="1980" w:type="dxa"/>
            <w:shd w:val="clear" w:color="auto" w:fill="0070C0"/>
          </w:tcPr>
          <w:p w14:paraId="032F51C2" w14:textId="5C9127E7" w:rsidR="003703AF" w:rsidRPr="0088784B" w:rsidRDefault="00934990">
            <w:pPr>
              <w:rPr>
                <w:rFonts w:ascii="BIZ UDPゴシック" w:eastAsia="BIZ UDPゴシック" w:hAnsi="BIZ UDPゴシック"/>
                <w:color w:val="FFFFFF" w:themeColor="background1"/>
                <w:sz w:val="19"/>
                <w:szCs w:val="19"/>
              </w:rPr>
            </w:pPr>
            <w:r>
              <w:rPr>
                <w:rFonts w:ascii="BIZ UDPゴシック" w:eastAsia="BIZ UDPゴシック" w:hAnsi="BIZ UDPゴシック" w:hint="eastAsia"/>
                <w:color w:val="FFFFFF" w:themeColor="background1"/>
                <w:sz w:val="19"/>
                <w:szCs w:val="19"/>
              </w:rPr>
              <w:t>開発</w:t>
            </w:r>
            <w:r w:rsidR="00F96E88">
              <w:rPr>
                <w:rFonts w:ascii="BIZ UDPゴシック" w:eastAsia="BIZ UDPゴシック" w:hAnsi="BIZ UDPゴシック" w:hint="eastAsia"/>
                <w:color w:val="FFFFFF" w:themeColor="background1"/>
                <w:sz w:val="19"/>
                <w:szCs w:val="19"/>
              </w:rPr>
              <w:t>の</w:t>
            </w:r>
            <w:r>
              <w:rPr>
                <w:rFonts w:ascii="BIZ UDPゴシック" w:eastAsia="BIZ UDPゴシック" w:hAnsi="BIZ UDPゴシック" w:hint="eastAsia"/>
                <w:color w:val="FFFFFF" w:themeColor="background1"/>
                <w:sz w:val="19"/>
                <w:szCs w:val="19"/>
              </w:rPr>
              <w:t>背景</w:t>
            </w:r>
            <w:r w:rsidR="00F96E88">
              <w:rPr>
                <w:rFonts w:ascii="BIZ UDPゴシック" w:eastAsia="BIZ UDPゴシック" w:hAnsi="BIZ UDPゴシック" w:hint="eastAsia"/>
                <w:color w:val="FFFFFF" w:themeColor="background1"/>
                <w:sz w:val="19"/>
                <w:szCs w:val="19"/>
              </w:rPr>
              <w:t>と解決の道筋</w:t>
            </w:r>
          </w:p>
        </w:tc>
        <w:tc>
          <w:tcPr>
            <w:tcW w:w="8476" w:type="dxa"/>
          </w:tcPr>
          <w:p w14:paraId="0150648B" w14:textId="77777777" w:rsidR="00DC11B4" w:rsidRDefault="00E571AB" w:rsidP="00B212DF">
            <w:pPr>
              <w:rPr>
                <w:rFonts w:ascii="BIZ UDPゴシック" w:eastAsia="BIZ UDPゴシック" w:hAnsi="BIZ UDPゴシック"/>
                <w:sz w:val="20"/>
                <w:szCs w:val="20"/>
              </w:rPr>
            </w:pPr>
            <w:r w:rsidRPr="00E571AB">
              <w:rPr>
                <w:rFonts w:ascii="BIZ UDPゴシック" w:eastAsia="BIZ UDPゴシック" w:hAnsi="BIZ UDPゴシック"/>
                <w:sz w:val="20"/>
                <w:szCs w:val="20"/>
              </w:rPr>
              <w:t>「高齢社会の課題を解決するフィジカルAI」というテーマに対し、我々はヘルスケア・介護領域</w:t>
            </w:r>
            <w:r w:rsidR="007561D9">
              <w:rPr>
                <w:rFonts w:ascii="BIZ UDPゴシック" w:eastAsia="BIZ UDPゴシック" w:hAnsi="BIZ UDPゴシック" w:hint="eastAsia"/>
                <w:sz w:val="20"/>
                <w:szCs w:val="20"/>
              </w:rPr>
              <w:t>における人手不足</w:t>
            </w:r>
            <w:r w:rsidRPr="00E571AB">
              <w:rPr>
                <w:rFonts w:ascii="BIZ UDPゴシック" w:eastAsia="BIZ UDPゴシック" w:hAnsi="BIZ UDPゴシック"/>
                <w:sz w:val="20"/>
                <w:szCs w:val="20"/>
              </w:rPr>
              <w:t>こそが最重要の</w:t>
            </w:r>
            <w:r w:rsidR="00860D42">
              <w:rPr>
                <w:rFonts w:ascii="BIZ UDPゴシック" w:eastAsia="BIZ UDPゴシック" w:hAnsi="BIZ UDPゴシック" w:hint="eastAsia"/>
                <w:sz w:val="20"/>
                <w:szCs w:val="20"/>
              </w:rPr>
              <w:t>課題</w:t>
            </w:r>
            <w:r w:rsidRPr="00E571AB">
              <w:rPr>
                <w:rFonts w:ascii="BIZ UDPゴシック" w:eastAsia="BIZ UDPゴシック" w:hAnsi="BIZ UDPゴシック"/>
                <w:sz w:val="20"/>
                <w:szCs w:val="20"/>
              </w:rPr>
              <w:t>であると考えた。</w:t>
            </w:r>
            <w:r>
              <w:rPr>
                <w:rFonts w:ascii="BIZ UDPゴシック" w:eastAsia="BIZ UDPゴシック" w:hAnsi="BIZ UDPゴシック" w:hint="eastAsia"/>
                <w:sz w:val="20"/>
                <w:szCs w:val="20"/>
              </w:rPr>
              <w:t>日本では</w:t>
            </w:r>
            <w:r w:rsidRPr="00E571AB">
              <w:rPr>
                <w:rFonts w:ascii="BIZ UDPゴシック" w:eastAsia="BIZ UDPゴシック" w:hAnsi="BIZ UDPゴシック"/>
                <w:sz w:val="20"/>
                <w:szCs w:val="20"/>
              </w:rPr>
              <w:t>2040年に約57万人の介護職員が不足すると</w:t>
            </w:r>
            <w:r>
              <w:rPr>
                <w:rFonts w:ascii="BIZ UDPゴシック" w:eastAsia="BIZ UDPゴシック" w:hAnsi="BIZ UDPゴシック" w:hint="eastAsia"/>
                <w:sz w:val="20"/>
                <w:szCs w:val="20"/>
              </w:rPr>
              <w:t>予想されてお</w:t>
            </w:r>
            <w:r w:rsidRPr="00E571AB">
              <w:rPr>
                <w:rFonts w:ascii="BIZ UDPゴシック" w:eastAsia="BIZ UDPゴシック" w:hAnsi="BIZ UDPゴシック"/>
                <w:sz w:val="20"/>
                <w:szCs w:val="20"/>
              </w:rPr>
              <w:t>り、この領域における労働力補完のニーズは極めて切迫しているためだ。この課題に対し、</w:t>
            </w:r>
            <w:r w:rsidR="00F43FBE">
              <w:rPr>
                <w:rFonts w:ascii="BIZ UDPゴシック" w:eastAsia="BIZ UDPゴシック" w:hAnsi="BIZ UDPゴシック" w:hint="eastAsia"/>
                <w:sz w:val="20"/>
                <w:szCs w:val="20"/>
              </w:rPr>
              <w:t>特にど</w:t>
            </w:r>
            <w:r w:rsidR="00324BC3">
              <w:rPr>
                <w:rFonts w:ascii="BIZ UDPゴシック" w:eastAsia="BIZ UDPゴシック" w:hAnsi="BIZ UDPゴシック" w:hint="eastAsia"/>
                <w:sz w:val="20"/>
                <w:szCs w:val="20"/>
              </w:rPr>
              <w:t>のようなケースにおけるニーズが高いのか</w:t>
            </w:r>
            <w:r w:rsidRPr="00E571AB">
              <w:rPr>
                <w:rFonts w:ascii="BIZ UDPゴシック" w:eastAsia="BIZ UDPゴシック" w:hAnsi="BIZ UDPゴシック"/>
                <w:sz w:val="20"/>
                <w:szCs w:val="20"/>
              </w:rPr>
              <w:t>、日常空間に潜む深いペインを探るため</w:t>
            </w:r>
            <w:r w:rsidR="003560BE">
              <w:rPr>
                <w:rFonts w:ascii="BIZ UDPゴシック" w:eastAsia="BIZ UDPゴシック" w:hAnsi="BIZ UDPゴシック" w:hint="eastAsia"/>
                <w:sz w:val="20"/>
                <w:szCs w:val="20"/>
              </w:rPr>
              <w:t>チームメンバー</w:t>
            </w:r>
            <w:r w:rsidRPr="00E571AB">
              <w:rPr>
                <w:rFonts w:ascii="BIZ UDPゴシック" w:eastAsia="BIZ UDPゴシック" w:hAnsi="BIZ UDPゴシック"/>
                <w:sz w:val="20"/>
                <w:szCs w:val="20"/>
              </w:rPr>
              <w:t>親族の高齢者へヒアリングを実施した。その結果、「自力で背中に湿布を貼れない」という一見些細だが切実な声を得た。高齢者にとって軽介助のたびに他者に頼ることは心理的負い目が大きく、これを支援する意義は極めて大きい。一方で、湿布という</w:t>
            </w:r>
            <w:r w:rsidR="00CA379F">
              <w:rPr>
                <w:rFonts w:ascii="BIZ UDPゴシック" w:eastAsia="BIZ UDPゴシック" w:hAnsi="BIZ UDPゴシック" w:hint="eastAsia"/>
                <w:sz w:val="20"/>
                <w:szCs w:val="20"/>
              </w:rPr>
              <w:t>ハンドリング時の形状変化が大きい</w:t>
            </w:r>
            <w:r w:rsidRPr="00E571AB">
              <w:rPr>
                <w:rFonts w:ascii="BIZ UDPゴシック" w:eastAsia="BIZ UDPゴシック" w:hAnsi="BIZ UDPゴシック"/>
                <w:sz w:val="20"/>
                <w:szCs w:val="20"/>
              </w:rPr>
              <w:t>柔軟物を扱い、</w:t>
            </w:r>
            <w:r w:rsidR="00CA379F">
              <w:rPr>
                <w:rFonts w:ascii="BIZ UDPゴシック" w:eastAsia="BIZ UDPゴシック" w:hAnsi="BIZ UDPゴシック" w:hint="eastAsia"/>
                <w:sz w:val="20"/>
                <w:szCs w:val="20"/>
              </w:rPr>
              <w:t>個人差が大きく</w:t>
            </w:r>
            <w:r w:rsidR="00144DA2">
              <w:rPr>
                <w:rFonts w:ascii="BIZ UDPゴシック" w:eastAsia="BIZ UDPゴシック" w:hAnsi="BIZ UDPゴシック" w:hint="eastAsia"/>
                <w:sz w:val="20"/>
                <w:szCs w:val="20"/>
              </w:rPr>
              <w:t>挙動の予測が難しい人間</w:t>
            </w:r>
            <w:r w:rsidRPr="00E571AB">
              <w:rPr>
                <w:rFonts w:ascii="BIZ UDPゴシック" w:eastAsia="BIZ UDPゴシック" w:hAnsi="BIZ UDPゴシック"/>
                <w:sz w:val="20"/>
                <w:szCs w:val="20"/>
              </w:rPr>
              <w:t>に</w:t>
            </w:r>
            <w:r w:rsidR="00CA379F">
              <w:rPr>
                <w:rFonts w:ascii="BIZ UDPゴシック" w:eastAsia="BIZ UDPゴシック" w:hAnsi="BIZ UDPゴシック" w:hint="eastAsia"/>
                <w:sz w:val="20"/>
                <w:szCs w:val="20"/>
              </w:rPr>
              <w:t>張り付ける</w:t>
            </w:r>
            <w:r w:rsidRPr="00E571AB">
              <w:rPr>
                <w:rFonts w:ascii="BIZ UDPゴシック" w:eastAsia="BIZ UDPゴシック" w:hAnsi="BIZ UDPゴシック"/>
                <w:sz w:val="20"/>
                <w:szCs w:val="20"/>
              </w:rPr>
              <w:t>行為は、</w:t>
            </w:r>
            <w:r w:rsidR="000520BC">
              <w:rPr>
                <w:rFonts w:ascii="BIZ UDPゴシック" w:eastAsia="BIZ UDPゴシック" w:hAnsi="BIZ UDPゴシック" w:hint="eastAsia"/>
                <w:sz w:val="20"/>
                <w:szCs w:val="20"/>
              </w:rPr>
              <w:t>従来のロボット技術では</w:t>
            </w:r>
            <w:commentRangeStart w:id="2"/>
            <w:r w:rsidR="000520BC">
              <w:rPr>
                <w:rFonts w:ascii="BIZ UDPゴシック" w:eastAsia="BIZ UDPゴシック" w:hAnsi="BIZ UDPゴシック" w:hint="eastAsia"/>
                <w:sz w:val="20"/>
                <w:szCs w:val="20"/>
              </w:rPr>
              <w:t>実現への</w:t>
            </w:r>
            <w:r w:rsidRPr="00E571AB">
              <w:rPr>
                <w:rFonts w:ascii="BIZ UDPゴシック" w:eastAsia="BIZ UDPゴシック" w:hAnsi="BIZ UDPゴシック"/>
                <w:sz w:val="20"/>
                <w:szCs w:val="20"/>
              </w:rPr>
              <w:t>ハードルが高い。</w:t>
            </w:r>
            <w:commentRangeEnd w:id="2"/>
            <w:r w:rsidR="00004338" w:rsidRPr="00E571AB">
              <w:rPr>
                <w:rStyle w:val="af2"/>
                <w:rFonts w:ascii="BIZ UDPゴシック" w:eastAsia="BIZ UDPゴシック" w:hAnsi="BIZ UDPゴシック"/>
                <w:sz w:val="20"/>
                <w:szCs w:val="20"/>
              </w:rPr>
              <w:commentReference w:id="2"/>
            </w:r>
            <w:r w:rsidRPr="00E571AB">
              <w:rPr>
                <w:rFonts w:ascii="BIZ UDPゴシック" w:eastAsia="BIZ UDPゴシック" w:hAnsi="BIZ UDPゴシック"/>
                <w:sz w:val="20"/>
                <w:szCs w:val="20"/>
              </w:rPr>
              <w:t>しかし我々は、</w:t>
            </w:r>
            <w:r w:rsidR="00144DA2">
              <w:rPr>
                <w:rFonts w:ascii="BIZ UDPゴシック" w:eastAsia="BIZ UDPゴシック" w:hAnsi="BIZ UDPゴシック" w:hint="eastAsia"/>
                <w:sz w:val="20"/>
                <w:szCs w:val="20"/>
              </w:rPr>
              <w:t>この</w:t>
            </w:r>
            <w:r w:rsidRPr="00E571AB">
              <w:rPr>
                <w:rFonts w:ascii="BIZ UDPゴシック" w:eastAsia="BIZ UDPゴシック" w:hAnsi="BIZ UDPゴシック"/>
                <w:sz w:val="20"/>
                <w:szCs w:val="20"/>
              </w:rPr>
              <w:t>湿布貼付タスクこそ、</w:t>
            </w:r>
            <w:r w:rsidR="00EC4D61" w:rsidRPr="00EC4D61">
              <w:rPr>
                <w:rFonts w:ascii="BIZ UDPゴシック" w:eastAsia="BIZ UDPゴシック" w:hAnsi="BIZ UDPゴシック"/>
                <w:sz w:val="20"/>
                <w:szCs w:val="20"/>
              </w:rPr>
              <w:t>実世界の非定型な状況をリアルタイムに認識し</w:t>
            </w:r>
            <w:r w:rsidR="00EC4D61">
              <w:rPr>
                <w:rFonts w:ascii="BIZ UDPゴシック" w:eastAsia="BIZ UDPゴシック" w:hAnsi="BIZ UDPゴシック" w:hint="eastAsia"/>
                <w:sz w:val="20"/>
                <w:szCs w:val="20"/>
              </w:rPr>
              <w:t>、</w:t>
            </w:r>
            <w:r w:rsidR="00F9732D" w:rsidRPr="00D750B9">
              <w:rPr>
                <w:rFonts w:ascii="BIZ UDPゴシック" w:eastAsia="BIZ UDPゴシック" w:hAnsi="BIZ UDPゴシック"/>
                <w:sz w:val="20"/>
                <w:szCs w:val="20"/>
              </w:rPr>
              <w:t>抽象的な指示から自律的に判断・行動する</w:t>
            </w:r>
            <w:r w:rsidR="00F9732D">
              <w:rPr>
                <w:rFonts w:ascii="BIZ UDPゴシック" w:eastAsia="BIZ UDPゴシック" w:hAnsi="BIZ UDPゴシック" w:hint="eastAsia"/>
                <w:sz w:val="20"/>
                <w:szCs w:val="20"/>
              </w:rPr>
              <w:t>ことができるフィジカルAI技術の</w:t>
            </w:r>
            <w:r w:rsidR="000520BC">
              <w:rPr>
                <w:rFonts w:ascii="BIZ UDPゴシック" w:eastAsia="BIZ UDPゴシック" w:hAnsi="BIZ UDPゴシック" w:hint="eastAsia"/>
                <w:sz w:val="20"/>
                <w:szCs w:val="20"/>
              </w:rPr>
              <w:t>強み</w:t>
            </w:r>
            <w:r w:rsidR="00A81CFD">
              <w:rPr>
                <w:rFonts w:ascii="BIZ UDPゴシック" w:eastAsia="BIZ UDPゴシック" w:hAnsi="BIZ UDPゴシック" w:hint="eastAsia"/>
                <w:sz w:val="20"/>
                <w:szCs w:val="20"/>
              </w:rPr>
              <w:t>を十分に</w:t>
            </w:r>
            <w:r w:rsidR="000520BC">
              <w:rPr>
                <w:rFonts w:ascii="BIZ UDPゴシック" w:eastAsia="BIZ UDPゴシック" w:hAnsi="BIZ UDPゴシック" w:hint="eastAsia"/>
                <w:sz w:val="20"/>
                <w:szCs w:val="20"/>
              </w:rPr>
              <w:t>発揮</w:t>
            </w:r>
            <w:r w:rsidR="00A81CFD">
              <w:rPr>
                <w:rFonts w:ascii="BIZ UDPゴシック" w:eastAsia="BIZ UDPゴシック" w:hAnsi="BIZ UDPゴシック" w:hint="eastAsia"/>
                <w:sz w:val="20"/>
                <w:szCs w:val="20"/>
              </w:rPr>
              <w:t>でき、</w:t>
            </w:r>
            <w:r w:rsidRPr="00E571AB">
              <w:rPr>
                <w:rFonts w:ascii="BIZ UDPゴシック" w:eastAsia="BIZ UDPゴシック" w:hAnsi="BIZ UDPゴシック"/>
                <w:sz w:val="20"/>
                <w:szCs w:val="20"/>
              </w:rPr>
              <w:t>将来的な身体介護への対応領域拡張の試金石として最も妥当性が高いと判断した。</w:t>
            </w:r>
            <w:r w:rsidR="00A81CFD">
              <w:rPr>
                <w:rFonts w:ascii="BIZ UDPゴシック" w:eastAsia="BIZ UDPゴシック" w:hAnsi="BIZ UDPゴシック" w:hint="eastAsia"/>
                <w:sz w:val="20"/>
                <w:szCs w:val="20"/>
              </w:rPr>
              <w:t>将来的に複数の介護タスクに対応することを想定し</w:t>
            </w:r>
            <w:r w:rsidR="00D750B9" w:rsidRPr="00D750B9">
              <w:rPr>
                <w:rFonts w:ascii="BIZ UDPゴシック" w:eastAsia="BIZ UDPゴシック" w:hAnsi="BIZ UDPゴシック"/>
                <w:sz w:val="20"/>
                <w:szCs w:val="20"/>
              </w:rPr>
              <w:t>、</w:t>
            </w:r>
            <w:r w:rsidR="00A81CFD">
              <w:rPr>
                <w:rFonts w:ascii="BIZ UDPゴシック" w:eastAsia="BIZ UDPゴシック" w:hAnsi="BIZ UDPゴシック" w:hint="eastAsia"/>
                <w:sz w:val="20"/>
                <w:szCs w:val="20"/>
              </w:rPr>
              <w:t>言語指示によるマルチタスク性能が優れる</w:t>
            </w:r>
            <w:commentRangeStart w:id="3"/>
            <w:r w:rsidR="00A761BD" w:rsidRPr="00A761BD">
              <w:rPr>
                <w:rFonts w:ascii="BIZ UDPゴシック" w:eastAsia="BIZ UDPゴシック" w:hAnsi="BIZ UDPゴシック"/>
                <w:sz w:val="20"/>
                <w:szCs w:val="20"/>
              </w:rPr>
              <w:t>VLA</w:t>
            </w:r>
            <w:commentRangeEnd w:id="3"/>
            <w:r w:rsidR="00ED1E99" w:rsidRPr="00860D42">
              <w:rPr>
                <w:rStyle w:val="af2"/>
                <w:rFonts w:ascii="BIZ UDPゴシック" w:eastAsia="BIZ UDPゴシック" w:hAnsi="BIZ UDPゴシック"/>
                <w:sz w:val="20"/>
                <w:szCs w:val="20"/>
              </w:rPr>
              <w:commentReference w:id="3"/>
            </w:r>
            <w:r w:rsidR="00860D42" w:rsidRPr="00860D42">
              <w:rPr>
                <w:rFonts w:ascii="BIZ UDPゴシック" w:eastAsia="BIZ UDPゴシック" w:hAnsi="BIZ UDPゴシック"/>
                <w:sz w:val="20"/>
                <w:szCs w:val="20"/>
              </w:rPr>
              <w:t>(Vision Language Action)</w:t>
            </w:r>
            <w:r w:rsidR="00A761BD">
              <w:rPr>
                <w:rFonts w:ascii="BIZ UDPゴシック" w:eastAsia="BIZ UDPゴシック" w:hAnsi="BIZ UDPゴシック" w:hint="eastAsia"/>
                <w:sz w:val="20"/>
                <w:szCs w:val="20"/>
              </w:rPr>
              <w:t>モデル</w:t>
            </w:r>
            <w:r w:rsidR="003C698D">
              <w:rPr>
                <w:rFonts w:ascii="BIZ UDPゴシック" w:eastAsia="BIZ UDPゴシック" w:hAnsi="BIZ UDPゴシック" w:hint="eastAsia"/>
                <w:sz w:val="20"/>
                <w:szCs w:val="20"/>
              </w:rPr>
              <w:t>を採用し、実装に取り組んでいく。</w:t>
            </w:r>
          </w:p>
          <w:p w14:paraId="496040D0" w14:textId="69E28EA2" w:rsidR="00556844" w:rsidRPr="005308F1" w:rsidRDefault="00556844" w:rsidP="00B212DF">
            <w:pPr>
              <w:rPr>
                <w:rFonts w:ascii="BIZ UDPゴシック" w:eastAsia="BIZ UDPゴシック" w:hAnsi="BIZ UDPゴシック" w:hint="eastAsia"/>
                <w:sz w:val="20"/>
                <w:szCs w:val="20"/>
              </w:rPr>
            </w:pPr>
          </w:p>
        </w:tc>
      </w:tr>
      <w:tr w:rsidR="003703AF" w:rsidRPr="00091458" w14:paraId="7D8AB398" w14:textId="77777777" w:rsidTr="00D637AB">
        <w:tc>
          <w:tcPr>
            <w:tcW w:w="1980" w:type="dxa"/>
            <w:shd w:val="clear" w:color="auto" w:fill="0070C0"/>
          </w:tcPr>
          <w:p w14:paraId="4FD398EF" w14:textId="77777777" w:rsidR="0076281D" w:rsidRDefault="000643E2">
            <w:pPr>
              <w:rPr>
                <w:rFonts w:ascii="BIZ UDPゴシック" w:eastAsia="BIZ UDPゴシック" w:hAnsi="BIZ UDPゴシック"/>
                <w:color w:val="FFFFFF" w:themeColor="background1"/>
                <w:sz w:val="19"/>
                <w:szCs w:val="19"/>
              </w:rPr>
            </w:pPr>
            <w:r>
              <w:rPr>
                <w:rFonts w:ascii="BIZ UDPゴシック" w:eastAsia="BIZ UDPゴシック" w:hAnsi="BIZ UDPゴシック" w:hint="eastAsia"/>
                <w:color w:val="FFFFFF" w:themeColor="background1"/>
                <w:sz w:val="19"/>
                <w:szCs w:val="19"/>
              </w:rPr>
              <w:lastRenderedPageBreak/>
              <w:t>プロト</w:t>
            </w:r>
            <w:r w:rsidR="00F41AAC">
              <w:rPr>
                <w:rFonts w:ascii="BIZ UDPゴシック" w:eastAsia="BIZ UDPゴシック" w:hAnsi="BIZ UDPゴシック" w:hint="eastAsia"/>
                <w:color w:val="FFFFFF" w:themeColor="background1"/>
                <w:sz w:val="19"/>
                <w:szCs w:val="19"/>
              </w:rPr>
              <w:t>タイプ</w:t>
            </w:r>
            <w:r w:rsidR="0076281D">
              <w:rPr>
                <w:rFonts w:ascii="BIZ UDPゴシック" w:eastAsia="BIZ UDPゴシック" w:hAnsi="BIZ UDPゴシック" w:hint="eastAsia"/>
                <w:color w:val="FFFFFF" w:themeColor="background1"/>
                <w:sz w:val="19"/>
                <w:szCs w:val="19"/>
              </w:rPr>
              <w:t>の</w:t>
            </w:r>
          </w:p>
          <w:p w14:paraId="70E94F3A" w14:textId="2017E5B2" w:rsidR="00F41AAC" w:rsidRPr="0088784B" w:rsidRDefault="0076281D">
            <w:pPr>
              <w:rPr>
                <w:rFonts w:ascii="BIZ UDPゴシック" w:eastAsia="BIZ UDPゴシック" w:hAnsi="BIZ UDPゴシック"/>
                <w:color w:val="FFFFFF" w:themeColor="background1"/>
                <w:sz w:val="19"/>
                <w:szCs w:val="19"/>
              </w:rPr>
            </w:pPr>
            <w:r>
              <w:rPr>
                <w:rFonts w:ascii="BIZ UDPゴシック" w:eastAsia="BIZ UDPゴシック" w:hAnsi="BIZ UDPゴシック" w:hint="eastAsia"/>
                <w:color w:val="FFFFFF" w:themeColor="background1"/>
                <w:sz w:val="19"/>
                <w:szCs w:val="19"/>
              </w:rPr>
              <w:t>技術概要</w:t>
            </w:r>
          </w:p>
        </w:tc>
        <w:tc>
          <w:tcPr>
            <w:tcW w:w="8476" w:type="dxa"/>
          </w:tcPr>
          <w:p w14:paraId="232FAF75" w14:textId="6C22701A" w:rsidR="00E12AA7" w:rsidRPr="00556844" w:rsidRDefault="006421C3" w:rsidP="006421C3">
            <w:pPr>
              <w:rPr>
                <w:rFonts w:ascii="BIZ UDPゴシック" w:eastAsia="BIZ UDPゴシック" w:hAnsi="BIZ UDPゴシック"/>
                <w:color w:val="000000" w:themeColor="text1"/>
                <w:sz w:val="20"/>
                <w:szCs w:val="20"/>
              </w:rPr>
            </w:pPr>
            <w:r>
              <w:rPr>
                <w:rFonts w:ascii="BIZ UDPゴシック" w:eastAsia="BIZ UDPゴシック" w:hAnsi="BIZ UDPゴシック" w:hint="eastAsia"/>
                <w:b/>
                <w:bCs/>
                <w:color w:val="000000" w:themeColor="text1"/>
                <w:sz w:val="20"/>
                <w:szCs w:val="20"/>
              </w:rPr>
              <w:t>1)</w:t>
            </w:r>
            <w:r w:rsidR="00E12AA7" w:rsidRPr="00556844">
              <w:rPr>
                <w:rFonts w:ascii="BIZ UDPゴシック" w:eastAsia="BIZ UDPゴシック" w:hAnsi="BIZ UDPゴシック"/>
                <w:b/>
                <w:bCs/>
                <w:color w:val="000000" w:themeColor="text1"/>
                <w:sz w:val="20"/>
                <w:szCs w:val="20"/>
              </w:rPr>
              <w:t>ハードウェア技術：</w:t>
            </w:r>
            <w:r w:rsidR="00E12AA7" w:rsidRPr="00556844">
              <w:rPr>
                <w:rFonts w:ascii="BIZ UDPゴシック" w:eastAsia="BIZ UDPゴシック" w:hAnsi="BIZ UDPゴシック"/>
                <w:color w:val="000000" w:themeColor="text1"/>
                <w:sz w:val="20"/>
                <w:szCs w:val="20"/>
              </w:rPr>
              <w:t xml:space="preserve"> 我々KUPACは既に、自作の双腕マニピュレータへ</w:t>
            </w:r>
            <w:r w:rsidR="00A008CB" w:rsidRPr="00556844">
              <w:rPr>
                <w:rFonts w:ascii="BIZ UDPゴシック" w:eastAsia="BIZ UDPゴシック" w:hAnsi="BIZ UDPゴシック" w:hint="eastAsia"/>
                <w:color w:val="000000" w:themeColor="text1"/>
                <w:sz w:val="20"/>
                <w:szCs w:val="20"/>
              </w:rPr>
              <w:t>既存の公開</w:t>
            </w:r>
            <w:r w:rsidR="00E12AA7" w:rsidRPr="00556844">
              <w:rPr>
                <w:rFonts w:ascii="BIZ UDPゴシック" w:eastAsia="BIZ UDPゴシック" w:hAnsi="BIZ UDPゴシック"/>
                <w:color w:val="000000" w:themeColor="text1"/>
                <w:sz w:val="20"/>
                <w:szCs w:val="20"/>
              </w:rPr>
              <w:t>VLAモデルを特定タスク向けにファインチューニングしてデプロイし、</w:t>
            </w:r>
            <w:r w:rsidR="00BC5CB4" w:rsidRPr="00556844">
              <w:rPr>
                <w:rFonts w:ascii="BIZ UDPゴシック" w:eastAsia="BIZ UDPゴシック" w:hAnsi="BIZ UDPゴシック" w:hint="eastAsia"/>
                <w:color w:val="000000" w:themeColor="text1"/>
                <w:sz w:val="20"/>
                <w:szCs w:val="20"/>
              </w:rPr>
              <w:t>日本最大級のイノベーションカンファレンスである</w:t>
            </w:r>
            <w:commentRangeStart w:id="4"/>
            <w:r w:rsidR="00E12AA7" w:rsidRPr="00556844">
              <w:rPr>
                <w:rFonts w:ascii="BIZ UDPゴシック" w:eastAsia="BIZ UDPゴシック" w:hAnsi="BIZ UDPゴシック"/>
                <w:color w:val="000000" w:themeColor="text1"/>
                <w:sz w:val="20"/>
                <w:szCs w:val="20"/>
              </w:rPr>
              <w:t>Sushitech Tokyo 2026</w:t>
            </w:r>
            <w:commentRangeEnd w:id="4"/>
            <w:r w:rsidR="00ED1E99" w:rsidRPr="006421C3">
              <w:rPr>
                <w:rStyle w:val="af2"/>
                <w:rFonts w:ascii="BIZ UDPゴシック" w:eastAsia="BIZ UDPゴシック" w:hAnsi="BIZ UDPゴシック"/>
                <w:color w:val="000000" w:themeColor="text1"/>
                <w:sz w:val="20"/>
                <w:szCs w:val="20"/>
              </w:rPr>
              <w:commentReference w:id="4"/>
            </w:r>
            <w:r w:rsidR="00E12AA7" w:rsidRPr="00556844">
              <w:rPr>
                <w:rFonts w:ascii="BIZ UDPゴシック" w:eastAsia="BIZ UDPゴシック" w:hAnsi="BIZ UDPゴシック"/>
                <w:color w:val="000000" w:themeColor="text1"/>
                <w:sz w:val="20"/>
                <w:szCs w:val="20"/>
              </w:rPr>
              <w:t>で3日間の動作展示を行った実績があ</w:t>
            </w:r>
            <w:r w:rsidR="00A94382" w:rsidRPr="00556844">
              <w:rPr>
                <w:rFonts w:ascii="BIZ UDPゴシック" w:eastAsia="BIZ UDPゴシック" w:hAnsi="BIZ UDPゴシック" w:hint="eastAsia"/>
                <w:color w:val="000000" w:themeColor="text1"/>
                <w:sz w:val="20"/>
                <w:szCs w:val="20"/>
              </w:rPr>
              <w:t>り</w:t>
            </w:r>
            <w:r w:rsidR="00A94382" w:rsidRPr="00556844">
              <w:rPr>
                <w:rFonts w:ascii="BIZ UDPゴシック" w:eastAsia="BIZ UDPゴシック" w:hAnsi="BIZ UDPゴシック" w:hint="eastAsia"/>
                <w:color w:val="000000" w:themeColor="text1"/>
                <w:sz w:val="20"/>
                <w:szCs w:val="20"/>
              </w:rPr>
              <w:t>、</w:t>
            </w:r>
            <w:r w:rsidR="00A94382" w:rsidRPr="00556844">
              <w:rPr>
                <w:rFonts w:ascii="BIZ UDPゴシック" w:eastAsia="BIZ UDPゴシック" w:hAnsi="BIZ UDPゴシック"/>
                <w:color w:val="000000" w:themeColor="text1"/>
                <w:sz w:val="20"/>
                <w:szCs w:val="20"/>
              </w:rPr>
              <w:t>AIやロボティクスに対して高い技術力を既に有している</w:t>
            </w:r>
            <w:r w:rsidR="00A94382" w:rsidRPr="00556844">
              <w:rPr>
                <w:rFonts w:ascii="BIZ UDPゴシック" w:eastAsia="BIZ UDPゴシック" w:hAnsi="BIZ UDPゴシック" w:hint="eastAsia"/>
                <w:color w:val="000000" w:themeColor="text1"/>
                <w:sz w:val="20"/>
                <w:szCs w:val="20"/>
              </w:rPr>
              <w:t>。</w:t>
            </w:r>
            <w:r w:rsidR="00E12AA7" w:rsidRPr="00556844">
              <w:rPr>
                <w:rFonts w:ascii="BIZ UDPゴシック" w:eastAsia="BIZ UDPゴシック" w:hAnsi="BIZ UDPゴシック"/>
                <w:color w:val="000000" w:themeColor="text1"/>
                <w:sz w:val="20"/>
                <w:szCs w:val="20"/>
              </w:rPr>
              <w:t>本プロトタイプもこの枠組みを応用し、貸与される</w:t>
            </w:r>
            <w:r w:rsidR="003C698D" w:rsidRPr="00556844">
              <w:rPr>
                <w:rFonts w:ascii="BIZ UDPゴシック" w:eastAsia="BIZ UDPゴシック" w:hAnsi="BIZ UDPゴシック" w:hint="eastAsia"/>
                <w:color w:val="000000" w:themeColor="text1"/>
                <w:sz w:val="20"/>
                <w:szCs w:val="20"/>
              </w:rPr>
              <w:t>想定の</w:t>
            </w:r>
            <w:r w:rsidR="00E12AA7" w:rsidRPr="00556844">
              <w:rPr>
                <w:rFonts w:ascii="BIZ UDPゴシック" w:eastAsia="BIZ UDPゴシック" w:hAnsi="BIZ UDPゴシック"/>
                <w:color w:val="000000" w:themeColor="text1"/>
                <w:sz w:val="20"/>
                <w:szCs w:val="20"/>
              </w:rPr>
              <w:t>「Open Arm 2.0」</w:t>
            </w:r>
            <w:r w:rsidR="00A008CB" w:rsidRPr="00556844">
              <w:rPr>
                <w:rFonts w:ascii="BIZ UDPゴシック" w:eastAsia="BIZ UDPゴシック" w:hAnsi="BIZ UDPゴシック" w:hint="eastAsia"/>
                <w:color w:val="000000" w:themeColor="text1"/>
                <w:sz w:val="20"/>
                <w:szCs w:val="20"/>
              </w:rPr>
              <w:t>向けの</w:t>
            </w:r>
            <w:r w:rsidR="00A008CB" w:rsidRPr="00556844">
              <w:rPr>
                <w:rFonts w:ascii="BIZ UDPゴシック" w:eastAsia="BIZ UDPゴシック" w:hAnsi="BIZ UDPゴシック"/>
                <w:color w:val="000000" w:themeColor="text1"/>
                <w:sz w:val="20"/>
                <w:szCs w:val="20"/>
              </w:rPr>
              <w:t>VLAモデルを開発する。</w:t>
            </w:r>
            <w:r w:rsidR="00A008CB" w:rsidRPr="00556844">
              <w:rPr>
                <w:rFonts w:ascii="BIZ UDPゴシック" w:eastAsia="BIZ UDPゴシック" w:hAnsi="BIZ UDPゴシック" w:hint="eastAsia"/>
                <w:color w:val="000000" w:themeColor="text1"/>
                <w:sz w:val="20"/>
                <w:szCs w:val="20"/>
              </w:rPr>
              <w:t>将来的にはサービスロボットとして自律的に移動する機能を持たせることを想定し、</w:t>
            </w:r>
            <w:r w:rsidR="00E12AA7" w:rsidRPr="00556844">
              <w:rPr>
                <w:rFonts w:ascii="BIZ UDPゴシック" w:eastAsia="BIZ UDPゴシック" w:hAnsi="BIZ UDPゴシック"/>
                <w:color w:val="000000" w:themeColor="text1"/>
                <w:sz w:val="20"/>
                <w:szCs w:val="20"/>
              </w:rPr>
              <w:t>Jetsonなどのエッジ推論デバイスを搭載</w:t>
            </w:r>
            <w:r w:rsidR="00A008CB" w:rsidRPr="00556844">
              <w:rPr>
                <w:rFonts w:ascii="BIZ UDPゴシック" w:eastAsia="BIZ UDPゴシック" w:hAnsi="BIZ UDPゴシック" w:hint="eastAsia"/>
                <w:color w:val="000000" w:themeColor="text1"/>
                <w:sz w:val="20"/>
                <w:szCs w:val="20"/>
              </w:rPr>
              <w:t>する</w:t>
            </w:r>
            <w:r w:rsidR="00E12AA7" w:rsidRPr="00556844">
              <w:rPr>
                <w:rFonts w:ascii="BIZ UDPゴシック" w:eastAsia="BIZ UDPゴシック" w:hAnsi="BIZ UDPゴシック"/>
                <w:color w:val="000000" w:themeColor="text1"/>
                <w:sz w:val="20"/>
                <w:szCs w:val="20"/>
              </w:rPr>
              <w:t>。末端部には、湿布タスクに適した専用エンドエフェクタを自作して装着する。</w:t>
            </w:r>
          </w:p>
          <w:p w14:paraId="776AF33E" w14:textId="5088ED32" w:rsidR="00E12AA7" w:rsidRPr="00E12AA7" w:rsidRDefault="006421C3" w:rsidP="00EF5AA2">
            <w:pPr>
              <w:rPr>
                <w:rFonts w:ascii="BIZ UDPゴシック" w:eastAsia="BIZ UDPゴシック" w:hAnsi="BIZ UDPゴシック"/>
                <w:color w:val="000000" w:themeColor="text1"/>
                <w:sz w:val="20"/>
                <w:szCs w:val="20"/>
              </w:rPr>
            </w:pPr>
            <w:r>
              <w:rPr>
                <w:rFonts w:ascii="BIZ UDPゴシック" w:eastAsia="BIZ UDPゴシック" w:hAnsi="BIZ UDPゴシック" w:hint="eastAsia"/>
                <w:b/>
                <w:bCs/>
                <w:color w:val="000000" w:themeColor="text1"/>
                <w:sz w:val="20"/>
                <w:szCs w:val="20"/>
              </w:rPr>
              <w:t>2)</w:t>
            </w:r>
            <w:r w:rsidR="00E12AA7" w:rsidRPr="00E12AA7">
              <w:rPr>
                <w:rFonts w:ascii="BIZ UDPゴシック" w:eastAsia="BIZ UDPゴシック" w:hAnsi="BIZ UDPゴシック"/>
                <w:b/>
                <w:bCs/>
                <w:color w:val="000000" w:themeColor="text1"/>
                <w:sz w:val="20"/>
                <w:szCs w:val="20"/>
              </w:rPr>
              <w:t>物理的な動作と機能：</w:t>
            </w:r>
            <w:r w:rsidR="00E12AA7" w:rsidRPr="00E12AA7">
              <w:rPr>
                <w:rFonts w:ascii="BIZ UDPゴシック" w:eastAsia="BIZ UDPゴシック" w:hAnsi="BIZ UDPゴシック"/>
                <w:color w:val="000000" w:themeColor="text1"/>
                <w:sz w:val="20"/>
                <w:szCs w:val="20"/>
              </w:rPr>
              <w:t xml:space="preserve"> プロトタイプは、カメラからの視覚情報等をAIがリアルタイムに認識し、判断を物理的な動きに変換する。VLAモデルの出力はマニピュレータの軌道計画へと変換され、湿布のフィルムを剥がし</w:t>
            </w:r>
            <w:r w:rsidR="00A94382">
              <w:rPr>
                <w:rFonts w:ascii="BIZ UDPゴシック" w:eastAsia="BIZ UDPゴシック" w:hAnsi="BIZ UDPゴシック" w:hint="eastAsia"/>
                <w:color w:val="000000" w:themeColor="text1"/>
                <w:sz w:val="20"/>
                <w:szCs w:val="20"/>
              </w:rPr>
              <w:t>、</w:t>
            </w:r>
            <w:r w:rsidR="00E12AA7" w:rsidRPr="00E12AA7">
              <w:rPr>
                <w:rFonts w:ascii="BIZ UDPゴシック" w:eastAsia="BIZ UDPゴシック" w:hAnsi="BIZ UDPゴシック"/>
                <w:color w:val="000000" w:themeColor="text1"/>
                <w:sz w:val="20"/>
                <w:szCs w:val="20"/>
              </w:rPr>
              <w:t>人の肌</w:t>
            </w:r>
            <w:r w:rsidR="00430A67">
              <w:rPr>
                <w:rFonts w:ascii="BIZ UDPゴシック" w:eastAsia="BIZ UDPゴシック" w:hAnsi="BIZ UDPゴシック" w:hint="eastAsia"/>
                <w:color w:val="000000" w:themeColor="text1"/>
                <w:sz w:val="20"/>
                <w:szCs w:val="20"/>
              </w:rPr>
              <w:t>を模した板</w:t>
            </w:r>
            <w:r w:rsidR="00E12AA7" w:rsidRPr="00E12AA7">
              <w:rPr>
                <w:rFonts w:ascii="BIZ UDPゴシック" w:eastAsia="BIZ UDPゴシック" w:hAnsi="BIZ UDPゴシック"/>
                <w:color w:val="000000" w:themeColor="text1"/>
                <w:sz w:val="20"/>
                <w:szCs w:val="20"/>
              </w:rPr>
              <w:t>に貼り付ける</w:t>
            </w:r>
            <w:r w:rsidR="00BC5CB4">
              <w:rPr>
                <w:rFonts w:ascii="BIZ UDPゴシック" w:eastAsia="BIZ UDPゴシック" w:hAnsi="BIZ UDPゴシック" w:hint="eastAsia"/>
                <w:color w:val="000000" w:themeColor="text1"/>
                <w:sz w:val="20"/>
                <w:szCs w:val="20"/>
              </w:rPr>
              <w:t>ところまでを一気通貫で行う</w:t>
            </w:r>
            <w:r w:rsidR="00E12AA7" w:rsidRPr="00E12AA7">
              <w:rPr>
                <w:rFonts w:ascii="BIZ UDPゴシック" w:eastAsia="BIZ UDPゴシック" w:hAnsi="BIZ UDPゴシック"/>
                <w:color w:val="000000" w:themeColor="text1"/>
                <w:sz w:val="20"/>
                <w:szCs w:val="20"/>
              </w:rPr>
              <w:t>。</w:t>
            </w:r>
          </w:p>
          <w:p w14:paraId="24CF7E1A" w14:textId="351A0369" w:rsidR="002A5DB3" w:rsidRDefault="006421C3" w:rsidP="00EF5AA2">
            <w:pPr>
              <w:rPr>
                <w:rFonts w:ascii="BIZ UDPゴシック" w:eastAsia="BIZ UDPゴシック" w:hAnsi="BIZ UDPゴシック"/>
                <w:color w:val="000000" w:themeColor="text1"/>
                <w:sz w:val="20"/>
                <w:szCs w:val="20"/>
              </w:rPr>
            </w:pPr>
            <w:r>
              <w:rPr>
                <w:rFonts w:ascii="BIZ UDPゴシック" w:eastAsia="BIZ UDPゴシック" w:hAnsi="BIZ UDPゴシック" w:hint="eastAsia"/>
                <w:b/>
                <w:bCs/>
                <w:color w:val="000000" w:themeColor="text1"/>
                <w:sz w:val="20"/>
                <w:szCs w:val="20"/>
              </w:rPr>
              <w:t>3)</w:t>
            </w:r>
            <w:r w:rsidR="00E12AA7" w:rsidRPr="00E12AA7">
              <w:rPr>
                <w:rFonts w:ascii="BIZ UDPゴシック" w:eastAsia="BIZ UDPゴシック" w:hAnsi="BIZ UDPゴシック"/>
                <w:b/>
                <w:bCs/>
                <w:color w:val="000000" w:themeColor="text1"/>
                <w:sz w:val="20"/>
                <w:szCs w:val="20"/>
              </w:rPr>
              <w:t>新規開発の範囲：</w:t>
            </w:r>
            <w:r w:rsidR="00E12AA7" w:rsidRPr="00E12AA7">
              <w:rPr>
                <w:rFonts w:ascii="BIZ UDPゴシック" w:eastAsia="BIZ UDPゴシック" w:hAnsi="BIZ UDPゴシック"/>
                <w:color w:val="000000" w:themeColor="text1"/>
                <w:sz w:val="20"/>
                <w:szCs w:val="20"/>
              </w:rPr>
              <w:t xml:space="preserve"> 100万円の助成金による新規開発は以下の3点である。</w:t>
            </w:r>
          </w:p>
          <w:p w14:paraId="04C7BB16" w14:textId="05911FE5" w:rsidR="002A5DB3" w:rsidRDefault="00E12AA7" w:rsidP="00EF5AA2">
            <w:pPr>
              <w:rPr>
                <w:rFonts w:ascii="BIZ UDPゴシック" w:eastAsia="BIZ UDPゴシック" w:hAnsi="BIZ UDPゴシック"/>
                <w:color w:val="000000" w:themeColor="text1"/>
                <w:sz w:val="20"/>
                <w:szCs w:val="20"/>
              </w:rPr>
            </w:pPr>
            <w:r w:rsidRPr="00E12AA7">
              <w:rPr>
                <w:rFonts w:ascii="BIZ UDPゴシック" w:eastAsia="BIZ UDPゴシック" w:hAnsi="BIZ UDPゴシック"/>
                <w:color w:val="000000" w:themeColor="text1"/>
                <w:sz w:val="20"/>
                <w:szCs w:val="20"/>
              </w:rPr>
              <w:t>①湿布という</w:t>
            </w:r>
            <w:r w:rsidR="00BC5CB4">
              <w:rPr>
                <w:rFonts w:ascii="BIZ UDPゴシック" w:eastAsia="BIZ UDPゴシック" w:hAnsi="BIZ UDPゴシック" w:hint="eastAsia"/>
                <w:color w:val="000000" w:themeColor="text1"/>
                <w:sz w:val="20"/>
                <w:szCs w:val="20"/>
              </w:rPr>
              <w:t>汎用的グリッパーでは</w:t>
            </w:r>
            <w:r w:rsidRPr="00E12AA7">
              <w:rPr>
                <w:rFonts w:ascii="BIZ UDPゴシック" w:eastAsia="BIZ UDPゴシック" w:hAnsi="BIZ UDPゴシック"/>
                <w:color w:val="000000" w:themeColor="text1"/>
                <w:sz w:val="20"/>
                <w:szCs w:val="20"/>
              </w:rPr>
              <w:t>扱いの難しい対象を扱うためのエンドエフェクタの開発。</w:t>
            </w:r>
          </w:p>
          <w:p w14:paraId="0805C1A9" w14:textId="3E3266C4" w:rsidR="002A5DB3" w:rsidRDefault="00E12AA7" w:rsidP="00EF5AA2">
            <w:pPr>
              <w:rPr>
                <w:rFonts w:ascii="BIZ UDPゴシック" w:eastAsia="BIZ UDPゴシック" w:hAnsi="BIZ UDPゴシック"/>
                <w:color w:val="000000" w:themeColor="text1"/>
                <w:sz w:val="20"/>
                <w:szCs w:val="20"/>
              </w:rPr>
            </w:pPr>
            <w:r w:rsidRPr="00E12AA7">
              <w:rPr>
                <w:rFonts w:ascii="BIZ UDPゴシック" w:eastAsia="BIZ UDPゴシック" w:hAnsi="BIZ UDPゴシック"/>
                <w:color w:val="000000" w:themeColor="text1"/>
                <w:sz w:val="20"/>
                <w:szCs w:val="20"/>
              </w:rPr>
              <w:t>②VLAモデルを本タスクに適応させるためのモデル開発（ファインチューニング）。</w:t>
            </w:r>
          </w:p>
          <w:p w14:paraId="1078DA44" w14:textId="77777777" w:rsidR="00405D0A" w:rsidRDefault="00E12AA7" w:rsidP="002A5DB3">
            <w:pPr>
              <w:rPr>
                <w:rFonts w:ascii="BIZ UDPゴシック" w:eastAsia="BIZ UDPゴシック" w:hAnsi="BIZ UDPゴシック"/>
                <w:color w:val="000000" w:themeColor="text1"/>
                <w:sz w:val="20"/>
                <w:szCs w:val="20"/>
              </w:rPr>
            </w:pPr>
            <w:r w:rsidRPr="00E12AA7">
              <w:rPr>
                <w:rFonts w:ascii="BIZ UDPゴシック" w:eastAsia="BIZ UDPゴシック" w:hAnsi="BIZ UDPゴシック"/>
                <w:color w:val="000000" w:themeColor="text1"/>
                <w:sz w:val="20"/>
                <w:szCs w:val="20"/>
              </w:rPr>
              <w:t>③</w:t>
            </w:r>
            <w:r w:rsidR="00300BFE">
              <w:rPr>
                <w:rFonts w:ascii="BIZ UDPゴシック" w:eastAsia="BIZ UDPゴシック" w:hAnsi="BIZ UDPゴシック" w:hint="eastAsia"/>
                <w:color w:val="000000" w:themeColor="text1"/>
                <w:sz w:val="20"/>
                <w:szCs w:val="20"/>
              </w:rPr>
              <w:t>エッジデバイス下でVLA</w:t>
            </w:r>
            <w:r w:rsidR="006278B3">
              <w:rPr>
                <w:rFonts w:ascii="BIZ UDPゴシック" w:eastAsia="BIZ UDPゴシック" w:hAnsi="BIZ UDPゴシック" w:hint="eastAsia"/>
                <w:color w:val="000000" w:themeColor="text1"/>
                <w:sz w:val="20"/>
                <w:szCs w:val="20"/>
              </w:rPr>
              <w:t>モデルを動作させるための量子化等の最適化</w:t>
            </w:r>
          </w:p>
          <w:p w14:paraId="18A355A1" w14:textId="77777777" w:rsidR="000520BC" w:rsidRDefault="000520BC" w:rsidP="002A5DB3">
            <w:pPr>
              <w:rPr>
                <w:rFonts w:ascii="BIZ UDPゴシック" w:eastAsia="BIZ UDPゴシック" w:hAnsi="BIZ UDPゴシック"/>
                <w:color w:val="000000" w:themeColor="text1"/>
                <w:sz w:val="20"/>
                <w:szCs w:val="20"/>
              </w:rPr>
            </w:pPr>
            <w:r>
              <w:rPr>
                <w:rFonts w:ascii="BIZ UDPゴシック" w:eastAsia="BIZ UDPゴシック" w:hAnsi="BIZ UDPゴシック" w:hint="eastAsia"/>
                <w:color w:val="000000" w:themeColor="text1"/>
                <w:sz w:val="20"/>
                <w:szCs w:val="20"/>
              </w:rPr>
              <w:t>単にファインチューニングを行うだけでなく、ハードウェアレベルのカスタマイズや推論時の最適化など物理的実体を持つシステムとしてのパフォーマンスをより引き出すための開発を行う点がAIをフィジカルに落とし込む際に工夫する点です。</w:t>
            </w:r>
          </w:p>
          <w:p w14:paraId="4191482D" w14:textId="572ED45B" w:rsidR="00556844" w:rsidRPr="00E12AA7" w:rsidRDefault="00556844" w:rsidP="002A5DB3">
            <w:pPr>
              <w:rPr>
                <w:rFonts w:ascii="BIZ UDPゴシック" w:eastAsia="BIZ UDPゴシック" w:hAnsi="BIZ UDPゴシック" w:hint="eastAsia"/>
                <w:color w:val="000000" w:themeColor="text1"/>
                <w:sz w:val="20"/>
                <w:szCs w:val="20"/>
              </w:rPr>
            </w:pPr>
          </w:p>
        </w:tc>
      </w:tr>
      <w:tr w:rsidR="00405D0A" w:rsidRPr="00091458" w14:paraId="46E293B0" w14:textId="77777777" w:rsidTr="00D637AB">
        <w:tc>
          <w:tcPr>
            <w:tcW w:w="1980" w:type="dxa"/>
            <w:shd w:val="clear" w:color="auto" w:fill="0070C0"/>
          </w:tcPr>
          <w:p w14:paraId="7C0E7326" w14:textId="77777777" w:rsidR="00D42AB9" w:rsidRDefault="00057A5B">
            <w:pPr>
              <w:rPr>
                <w:rFonts w:ascii="BIZ UDPゴシック" w:eastAsia="BIZ UDPゴシック" w:hAnsi="BIZ UDPゴシック"/>
                <w:color w:val="FFFFFF" w:themeColor="background1"/>
                <w:sz w:val="19"/>
                <w:szCs w:val="19"/>
              </w:rPr>
            </w:pPr>
            <w:r w:rsidRPr="00057A5B">
              <w:rPr>
                <w:rFonts w:ascii="BIZ UDPゴシック" w:eastAsia="BIZ UDPゴシック" w:hAnsi="BIZ UDPゴシック"/>
                <w:color w:val="FFFFFF" w:themeColor="background1"/>
                <w:sz w:val="19"/>
                <w:szCs w:val="19"/>
              </w:rPr>
              <w:t>実装の場と</w:t>
            </w:r>
          </w:p>
          <w:p w14:paraId="348349AA" w14:textId="5AA160E1" w:rsidR="00405D0A" w:rsidRPr="0088784B" w:rsidRDefault="00057A5B">
            <w:pPr>
              <w:rPr>
                <w:rFonts w:ascii="BIZ UDPゴシック" w:eastAsia="BIZ UDPゴシック" w:hAnsi="BIZ UDPゴシック"/>
                <w:color w:val="FFFFFF" w:themeColor="background1"/>
                <w:sz w:val="19"/>
                <w:szCs w:val="19"/>
              </w:rPr>
            </w:pPr>
            <w:r w:rsidRPr="00057A5B">
              <w:rPr>
                <w:rFonts w:ascii="BIZ UDPゴシック" w:eastAsia="BIZ UDPゴシック" w:hAnsi="BIZ UDPゴシック"/>
                <w:color w:val="FFFFFF" w:themeColor="background1"/>
                <w:sz w:val="19"/>
                <w:szCs w:val="19"/>
              </w:rPr>
              <w:t>活用イメージ</w:t>
            </w:r>
          </w:p>
        </w:tc>
        <w:tc>
          <w:tcPr>
            <w:tcW w:w="8476" w:type="dxa"/>
          </w:tcPr>
          <w:p w14:paraId="58B1D658" w14:textId="4B8702CE" w:rsidR="009C42FC" w:rsidRPr="009C42FC" w:rsidRDefault="009C42FC" w:rsidP="009C42FC">
            <w:pPr>
              <w:rPr>
                <w:rFonts w:ascii="BIZ UDPゴシック" w:eastAsia="BIZ UDPゴシック" w:hAnsi="BIZ UDPゴシック"/>
                <w:color w:val="000000" w:themeColor="text1"/>
                <w:sz w:val="20"/>
                <w:szCs w:val="20"/>
              </w:rPr>
            </w:pPr>
            <w:r w:rsidRPr="009C42FC">
              <w:rPr>
                <w:rFonts w:ascii="BIZ UDPゴシック" w:eastAsia="BIZ UDPゴシック" w:hAnsi="BIZ UDPゴシック"/>
                <w:b/>
                <w:bCs/>
                <w:color w:val="000000" w:themeColor="text1"/>
                <w:sz w:val="20"/>
                <w:szCs w:val="20"/>
              </w:rPr>
              <w:t>１）導入シーン：</w:t>
            </w:r>
            <w:r w:rsidRPr="009C42FC">
              <w:rPr>
                <w:rFonts w:ascii="BIZ UDPゴシック" w:eastAsia="BIZ UDPゴシック" w:hAnsi="BIZ UDPゴシック"/>
                <w:color w:val="000000" w:themeColor="text1"/>
                <w:sz w:val="20"/>
                <w:szCs w:val="20"/>
              </w:rPr>
              <w:t xml:space="preserve"> 一般家庭や介護施設において、日常的なケアの場面で導入される。自力では背中に湿布を貼ることができない高齢者が主な対象であり、ユーザーがロボットに指示を出すことで、生活空間内で湿布貼付の支援を受けるシチュエーションを想定している。</w:t>
            </w:r>
          </w:p>
          <w:p w14:paraId="1805BCF1" w14:textId="77777777" w:rsidR="00802AAC" w:rsidRDefault="009C42FC" w:rsidP="009C42FC">
            <w:pPr>
              <w:rPr>
                <w:rFonts w:ascii="BIZ UDPゴシック" w:eastAsia="BIZ UDPゴシック" w:hAnsi="BIZ UDPゴシック"/>
                <w:color w:val="000000" w:themeColor="text1"/>
                <w:sz w:val="20"/>
                <w:szCs w:val="20"/>
              </w:rPr>
            </w:pPr>
            <w:r w:rsidRPr="009C42FC">
              <w:rPr>
                <w:rFonts w:ascii="BIZ UDPゴシック" w:eastAsia="BIZ UDPゴシック" w:hAnsi="BIZ UDPゴシック"/>
                <w:b/>
                <w:bCs/>
                <w:color w:val="000000" w:themeColor="text1"/>
                <w:sz w:val="20"/>
                <w:szCs w:val="20"/>
              </w:rPr>
              <w:t>２）期待する効果：</w:t>
            </w:r>
            <w:r w:rsidRPr="009C42FC">
              <w:rPr>
                <w:rFonts w:ascii="BIZ UDPゴシック" w:eastAsia="BIZ UDPゴシック" w:hAnsi="BIZ UDPゴシック"/>
                <w:color w:val="000000" w:themeColor="text1"/>
                <w:sz w:val="20"/>
                <w:szCs w:val="20"/>
              </w:rPr>
              <w:t xml:space="preserve"> 高齢者は、</w:t>
            </w:r>
            <w:r w:rsidR="006070DD">
              <w:rPr>
                <w:rFonts w:ascii="BIZ UDPゴシック" w:eastAsia="BIZ UDPゴシック" w:hAnsi="BIZ UDPゴシック" w:hint="eastAsia"/>
                <w:color w:val="000000" w:themeColor="text1"/>
                <w:sz w:val="20"/>
                <w:szCs w:val="20"/>
              </w:rPr>
              <w:t>日常的に発生する軽介護を要する</w:t>
            </w:r>
            <w:r w:rsidR="00735719">
              <w:rPr>
                <w:rFonts w:ascii="BIZ UDPゴシック" w:eastAsia="BIZ UDPゴシック" w:hAnsi="BIZ UDPゴシック" w:hint="eastAsia"/>
                <w:color w:val="000000" w:themeColor="text1"/>
                <w:sz w:val="20"/>
                <w:szCs w:val="20"/>
              </w:rPr>
              <w:t>本</w:t>
            </w:r>
            <w:r w:rsidR="006070DD">
              <w:rPr>
                <w:rFonts w:ascii="BIZ UDPゴシック" w:eastAsia="BIZ UDPゴシック" w:hAnsi="BIZ UDPゴシック" w:hint="eastAsia"/>
                <w:color w:val="000000" w:themeColor="text1"/>
                <w:sz w:val="20"/>
                <w:szCs w:val="20"/>
              </w:rPr>
              <w:t>シーンにおいて</w:t>
            </w:r>
            <w:r w:rsidRPr="009C42FC">
              <w:rPr>
                <w:rFonts w:ascii="BIZ UDPゴシック" w:eastAsia="BIZ UDPゴシック" w:hAnsi="BIZ UDPゴシック"/>
                <w:color w:val="000000" w:themeColor="text1"/>
                <w:sz w:val="20"/>
                <w:szCs w:val="20"/>
              </w:rPr>
              <w:t>心理的な負い目を感じることなくケアを受けられる。これにより、他者に依存しない自立した生活が促進され、QOLの向上が期待される。同時に、家族等の精神的・肉体的な介護負担の軽減にも繋がる。</w:t>
            </w:r>
          </w:p>
          <w:p w14:paraId="2BADD574" w14:textId="122FDA75" w:rsidR="00556844" w:rsidRPr="009C42FC" w:rsidRDefault="00556844" w:rsidP="009C42FC">
            <w:pPr>
              <w:rPr>
                <w:rFonts w:ascii="BIZ UDPゴシック" w:eastAsia="BIZ UDPゴシック" w:hAnsi="BIZ UDPゴシック" w:hint="eastAsia"/>
                <w:color w:val="000000" w:themeColor="text1"/>
                <w:sz w:val="20"/>
                <w:szCs w:val="20"/>
              </w:rPr>
            </w:pPr>
          </w:p>
        </w:tc>
      </w:tr>
      <w:tr w:rsidR="00F17882" w:rsidRPr="003755E9" w14:paraId="5502532C" w14:textId="77777777" w:rsidTr="00D637AB">
        <w:tc>
          <w:tcPr>
            <w:tcW w:w="1980" w:type="dxa"/>
            <w:shd w:val="clear" w:color="auto" w:fill="0070C0"/>
          </w:tcPr>
          <w:p w14:paraId="4660D403" w14:textId="6D555BA9" w:rsidR="00F17882" w:rsidRPr="0088784B" w:rsidRDefault="00F17882">
            <w:pPr>
              <w:rPr>
                <w:rFonts w:ascii="BIZ UDPゴシック" w:eastAsia="BIZ UDPゴシック" w:hAnsi="BIZ UDPゴシック"/>
                <w:color w:val="FFFFFF" w:themeColor="background1"/>
                <w:sz w:val="19"/>
                <w:szCs w:val="19"/>
              </w:rPr>
            </w:pPr>
            <w:r w:rsidRPr="0088784B">
              <w:rPr>
                <w:rFonts w:ascii="BIZ UDPゴシック" w:eastAsia="BIZ UDPゴシック" w:hAnsi="BIZ UDPゴシック" w:hint="eastAsia"/>
                <w:color w:val="FFFFFF" w:themeColor="background1"/>
                <w:sz w:val="19"/>
                <w:szCs w:val="19"/>
              </w:rPr>
              <w:t>社会的インパクト</w:t>
            </w:r>
          </w:p>
        </w:tc>
        <w:tc>
          <w:tcPr>
            <w:tcW w:w="8476" w:type="dxa"/>
          </w:tcPr>
          <w:p w14:paraId="2C5844F7" w14:textId="77777777" w:rsidR="002344B0" w:rsidRDefault="009C42FC">
            <w:pPr>
              <w:rPr>
                <w:rFonts w:ascii="BIZ UDPゴシック" w:eastAsia="BIZ UDPゴシック" w:hAnsi="BIZ UDPゴシック"/>
                <w:sz w:val="20"/>
                <w:szCs w:val="20"/>
              </w:rPr>
            </w:pPr>
            <w:r w:rsidRPr="009C42FC">
              <w:rPr>
                <w:rFonts w:ascii="BIZ UDPゴシック" w:eastAsia="BIZ UDPゴシック" w:hAnsi="BIZ UDPゴシック"/>
                <w:sz w:val="20"/>
                <w:szCs w:val="20"/>
              </w:rPr>
              <w:t>本プロトタイプで確立する「人の肌に安全に接触し、柔軟物を操作する」技術を基盤として、清拭や着替えの補助など、より多様で高度な身体接触を伴う日常介助へと対応領域を拡張してい</w:t>
            </w:r>
            <w:r w:rsidR="00411FC6">
              <w:rPr>
                <w:rFonts w:ascii="BIZ UDPゴシック" w:eastAsia="BIZ UDPゴシック" w:hAnsi="BIZ UDPゴシック" w:hint="eastAsia"/>
                <w:sz w:val="20"/>
                <w:szCs w:val="20"/>
              </w:rPr>
              <w:t>き、</w:t>
            </w:r>
            <w:r w:rsidR="008A4367">
              <w:rPr>
                <w:rFonts w:ascii="BIZ UDPゴシック" w:eastAsia="BIZ UDPゴシック" w:hAnsi="BIZ UDPゴシック" w:hint="eastAsia"/>
                <w:sz w:val="20"/>
                <w:szCs w:val="20"/>
              </w:rPr>
              <w:t>ヘルスケア・介護領域における人手不足の課題を解決する。</w:t>
            </w:r>
            <w:r w:rsidR="00073C15">
              <w:rPr>
                <w:rFonts w:ascii="BIZ UDPゴシック" w:eastAsia="BIZ UDPゴシック" w:hAnsi="BIZ UDPゴシック" w:hint="eastAsia"/>
                <w:sz w:val="20"/>
                <w:szCs w:val="20"/>
              </w:rPr>
              <w:t>これにより、高齢者は</w:t>
            </w:r>
            <w:r w:rsidR="00073C15" w:rsidRPr="00073C15">
              <w:rPr>
                <w:rFonts w:ascii="BIZ UDPゴシック" w:eastAsia="BIZ UDPゴシック" w:hAnsi="BIZ UDPゴシック"/>
                <w:sz w:val="20"/>
                <w:szCs w:val="20"/>
              </w:rPr>
              <w:t>些細な介助のたびに他者へ抱いていた心理的負い目から解放</w:t>
            </w:r>
            <w:r w:rsidR="00073C15">
              <w:rPr>
                <w:rFonts w:ascii="BIZ UDPゴシック" w:eastAsia="BIZ UDPゴシック" w:hAnsi="BIZ UDPゴシック" w:hint="eastAsia"/>
                <w:sz w:val="20"/>
                <w:szCs w:val="20"/>
              </w:rPr>
              <w:t>され</w:t>
            </w:r>
            <w:r w:rsidR="00073C15" w:rsidRPr="00073C15">
              <w:rPr>
                <w:rFonts w:ascii="BIZ UDPゴシック" w:eastAsia="BIZ UDPゴシック" w:hAnsi="BIZ UDPゴシック"/>
                <w:sz w:val="20"/>
                <w:szCs w:val="20"/>
              </w:rPr>
              <w:t>、尊厳あるQOLの</w:t>
            </w:r>
            <w:r w:rsidR="00A94382">
              <w:rPr>
                <w:rFonts w:ascii="BIZ UDPゴシック" w:eastAsia="BIZ UDPゴシック" w:hAnsi="BIZ UDPゴシック" w:hint="eastAsia"/>
                <w:sz w:val="20"/>
                <w:szCs w:val="20"/>
              </w:rPr>
              <w:t>高い生活が</w:t>
            </w:r>
            <w:r w:rsidR="00073C15">
              <w:rPr>
                <w:rFonts w:ascii="BIZ UDPゴシック" w:eastAsia="BIZ UDPゴシック" w:hAnsi="BIZ UDPゴシック" w:hint="eastAsia"/>
                <w:sz w:val="20"/>
                <w:szCs w:val="20"/>
              </w:rPr>
              <w:t>実現される</w:t>
            </w:r>
            <w:r w:rsidR="00073C15" w:rsidRPr="00073C15">
              <w:rPr>
                <w:rFonts w:ascii="BIZ UDPゴシック" w:eastAsia="BIZ UDPゴシック" w:hAnsi="BIZ UDPゴシック"/>
                <w:sz w:val="20"/>
                <w:szCs w:val="20"/>
              </w:rPr>
              <w:t>。さらに、</w:t>
            </w:r>
            <w:r w:rsidR="003755E9" w:rsidRPr="003755E9">
              <w:rPr>
                <w:rFonts w:ascii="BIZ UDPゴシック" w:eastAsia="BIZ UDPゴシック" w:hAnsi="BIZ UDPゴシック"/>
                <w:sz w:val="20"/>
                <w:szCs w:val="20"/>
              </w:rPr>
              <w:t>日常生活のサポートを、自然にフィジカルAIへ委ねていく新しい文化</w:t>
            </w:r>
            <w:r w:rsidR="00073C15" w:rsidRPr="00073C15">
              <w:rPr>
                <w:rFonts w:ascii="BIZ UDPゴシック" w:eastAsia="BIZ UDPゴシック" w:hAnsi="BIZ UDPゴシック"/>
                <w:sz w:val="20"/>
                <w:szCs w:val="20"/>
              </w:rPr>
              <w:t>が誕生することで家族の介護負担を軽減し、「信頼できる生涯のパートナー」として</w:t>
            </w:r>
            <w:r w:rsidR="00B21A5D">
              <w:rPr>
                <w:rFonts w:ascii="BIZ UDPゴシック" w:eastAsia="BIZ UDPゴシック" w:hAnsi="BIZ UDPゴシック" w:hint="eastAsia"/>
                <w:sz w:val="20"/>
                <w:szCs w:val="20"/>
              </w:rPr>
              <w:t>ロボットと</w:t>
            </w:r>
            <w:r w:rsidR="00073C15" w:rsidRPr="00073C15">
              <w:rPr>
                <w:rFonts w:ascii="BIZ UDPゴシック" w:eastAsia="BIZ UDPゴシック" w:hAnsi="BIZ UDPゴシック"/>
                <w:sz w:val="20"/>
                <w:szCs w:val="20"/>
              </w:rPr>
              <w:t>共生する社会へ変容する。</w:t>
            </w:r>
          </w:p>
          <w:p w14:paraId="0BB25F65" w14:textId="76BC6921" w:rsidR="00556844" w:rsidRPr="00B0544E" w:rsidRDefault="00556844">
            <w:pPr>
              <w:rPr>
                <w:rFonts w:ascii="BIZ UDPゴシック" w:eastAsia="BIZ UDPゴシック" w:hAnsi="BIZ UDPゴシック" w:hint="eastAsia"/>
                <w:sz w:val="20"/>
                <w:szCs w:val="20"/>
              </w:rPr>
            </w:pPr>
          </w:p>
        </w:tc>
      </w:tr>
      <w:tr w:rsidR="00802AAC" w:rsidRPr="00091458" w14:paraId="6E47AFAD" w14:textId="77777777" w:rsidTr="0088784B">
        <w:tc>
          <w:tcPr>
            <w:tcW w:w="1980" w:type="dxa"/>
            <w:shd w:val="clear" w:color="auto" w:fill="0070C0"/>
          </w:tcPr>
          <w:p w14:paraId="75D22924" w14:textId="31582F9B" w:rsidR="00802AAC" w:rsidRPr="0088784B" w:rsidRDefault="00802AAC">
            <w:pPr>
              <w:rPr>
                <w:rFonts w:ascii="BIZ UDPゴシック" w:eastAsia="BIZ UDPゴシック" w:hAnsi="BIZ UDPゴシック"/>
                <w:color w:val="FFFFFF" w:themeColor="background1"/>
                <w:sz w:val="19"/>
                <w:szCs w:val="19"/>
              </w:rPr>
            </w:pPr>
            <w:r w:rsidRPr="0088784B">
              <w:rPr>
                <w:rFonts w:ascii="BIZ UDPゴシック" w:eastAsia="BIZ UDPゴシック" w:hAnsi="BIZ UDPゴシック" w:hint="eastAsia"/>
                <w:color w:val="FFFFFF" w:themeColor="background1"/>
                <w:sz w:val="19"/>
                <w:szCs w:val="19"/>
              </w:rPr>
              <w:t>開発スケジュール</w:t>
            </w:r>
          </w:p>
        </w:tc>
        <w:tc>
          <w:tcPr>
            <w:tcW w:w="8476" w:type="dxa"/>
          </w:tcPr>
          <w:p w14:paraId="32ADC7AC" w14:textId="6499D6BE" w:rsidR="002E7AFD" w:rsidRDefault="002E7AFD">
            <w:pPr>
              <w:rPr>
                <w:rFonts w:ascii="BIZ UDPゴシック" w:eastAsia="BIZ UDPゴシック" w:hAnsi="BIZ UDPゴシック"/>
                <w:sz w:val="20"/>
                <w:szCs w:val="20"/>
              </w:rPr>
            </w:pPr>
            <w:r w:rsidRPr="00B629FA">
              <w:rPr>
                <w:rFonts w:ascii="BIZ UDPゴシック" w:eastAsia="BIZ UDPゴシック" w:hAnsi="BIZ UDPゴシック" w:hint="eastAsia"/>
                <w:sz w:val="20"/>
                <w:szCs w:val="20"/>
              </w:rPr>
              <w:t>(</w:t>
            </w:r>
            <w:r>
              <w:rPr>
                <w:rFonts w:ascii="BIZ UDPゴシック" w:eastAsia="BIZ UDPゴシック" w:hAnsi="BIZ UDPゴシック" w:hint="eastAsia"/>
                <w:sz w:val="20"/>
                <w:szCs w:val="20"/>
              </w:rPr>
              <w:t>７</w:t>
            </w:r>
            <w:r w:rsidRPr="00B629FA">
              <w:rPr>
                <w:rFonts w:ascii="BIZ UDPゴシック" w:eastAsia="BIZ UDPゴシック" w:hAnsi="BIZ UDPゴシック" w:hint="eastAsia"/>
                <w:sz w:val="20"/>
                <w:szCs w:val="20"/>
              </w:rPr>
              <w:t>月</w:t>
            </w:r>
            <w:r>
              <w:rPr>
                <w:rFonts w:ascii="BIZ UDPゴシック" w:eastAsia="BIZ UDPゴシック" w:hAnsi="BIZ UDPゴシック" w:hint="eastAsia"/>
                <w:sz w:val="20"/>
                <w:szCs w:val="20"/>
              </w:rPr>
              <w:t>以降の月次</w:t>
            </w:r>
            <w:r w:rsidRPr="00B629FA">
              <w:rPr>
                <w:rFonts w:ascii="BIZ UDPゴシック" w:eastAsia="BIZ UDPゴシック" w:hAnsi="BIZ UDPゴシック" w:hint="eastAsia"/>
                <w:sz w:val="20"/>
                <w:szCs w:val="20"/>
              </w:rPr>
              <w:t>スケジュール</w:t>
            </w:r>
            <w:r>
              <w:rPr>
                <w:rFonts w:ascii="BIZ UDPゴシック" w:eastAsia="BIZ UDPゴシック" w:hAnsi="BIZ UDPゴシック" w:hint="eastAsia"/>
                <w:sz w:val="20"/>
                <w:szCs w:val="20"/>
              </w:rPr>
              <w:t>概要</w:t>
            </w:r>
            <w:r w:rsidRPr="00B629FA">
              <w:rPr>
                <w:rFonts w:ascii="BIZ UDPゴシック" w:eastAsia="BIZ UDPゴシック" w:hAnsi="BIZ UDPゴシック" w:hint="eastAsia"/>
                <w:sz w:val="20"/>
                <w:szCs w:val="20"/>
              </w:rPr>
              <w:t>)</w:t>
            </w:r>
          </w:p>
          <w:p w14:paraId="5F4D0B19" w14:textId="77777777" w:rsidR="002E7AFD" w:rsidRPr="002E7AFD" w:rsidRDefault="002E7AFD">
            <w:pPr>
              <w:rPr>
                <w:rFonts w:ascii="BIZ UDPゴシック" w:eastAsia="BIZ UDPゴシック" w:hAnsi="BIZ UDPゴシック"/>
                <w:sz w:val="20"/>
                <w:szCs w:val="20"/>
              </w:rPr>
            </w:pPr>
          </w:p>
          <w:p w14:paraId="66261007" w14:textId="36DF618A" w:rsidR="00802AAC" w:rsidRPr="00B0544E" w:rsidRDefault="00802AAC">
            <w:pPr>
              <w:rPr>
                <w:rFonts w:ascii="BIZ UDPゴシック" w:eastAsia="BIZ UDPゴシック" w:hAnsi="BIZ UDPゴシック"/>
                <w:color w:val="7F7F7F" w:themeColor="text1" w:themeTint="80"/>
                <w:sz w:val="20"/>
                <w:szCs w:val="20"/>
              </w:rPr>
            </w:pPr>
            <w:r w:rsidRPr="00B629FA">
              <w:rPr>
                <w:rFonts w:ascii="BIZ UDPゴシック" w:eastAsia="BIZ UDPゴシック" w:hAnsi="BIZ UDPゴシック" w:hint="eastAsia"/>
                <w:sz w:val="20"/>
                <w:szCs w:val="20"/>
              </w:rPr>
              <w:t>７月；</w:t>
            </w:r>
            <w:r w:rsidR="00AF668A">
              <w:rPr>
                <w:rFonts w:ascii="BIZ UDPゴシック" w:eastAsia="BIZ UDPゴシック" w:hAnsi="BIZ UDPゴシック" w:hint="eastAsia"/>
                <w:sz w:val="20"/>
                <w:szCs w:val="20"/>
              </w:rPr>
              <w:t>プロトタイプ詳細設計</w:t>
            </w:r>
            <w:r w:rsidR="0072795F">
              <w:rPr>
                <w:rFonts w:ascii="BIZ UDPゴシック" w:eastAsia="BIZ UDPゴシック" w:hAnsi="BIZ UDPゴシック" w:hint="eastAsia"/>
                <w:sz w:val="20"/>
                <w:szCs w:val="20"/>
              </w:rPr>
              <w:t>、</w:t>
            </w:r>
            <w:r w:rsidR="00AE52DF">
              <w:rPr>
                <w:rFonts w:ascii="BIZ UDPゴシック" w:eastAsia="BIZ UDPゴシック" w:hAnsi="BIZ UDPゴシック" w:hint="eastAsia"/>
                <w:sz w:val="20"/>
                <w:szCs w:val="20"/>
              </w:rPr>
              <w:t>シミュレータ内での概念検証</w:t>
            </w:r>
          </w:p>
          <w:p w14:paraId="47F3916C" w14:textId="40CEF212" w:rsidR="00802AAC" w:rsidRPr="00B629FA" w:rsidRDefault="00802AAC">
            <w:pPr>
              <w:rPr>
                <w:rFonts w:ascii="BIZ UDPゴシック" w:eastAsia="BIZ UDPゴシック" w:hAnsi="BIZ UDPゴシック"/>
                <w:sz w:val="20"/>
                <w:szCs w:val="20"/>
              </w:rPr>
            </w:pPr>
            <w:r w:rsidRPr="00B629FA">
              <w:rPr>
                <w:rFonts w:ascii="BIZ UDPゴシック" w:eastAsia="BIZ UDPゴシック" w:hAnsi="BIZ UDPゴシック" w:hint="eastAsia"/>
                <w:sz w:val="20"/>
                <w:szCs w:val="20"/>
              </w:rPr>
              <w:t>８月；</w:t>
            </w:r>
            <w:r w:rsidR="0072795F">
              <w:rPr>
                <w:rFonts w:ascii="BIZ UDPゴシック" w:eastAsia="BIZ UDPゴシック" w:hAnsi="BIZ UDPゴシック" w:hint="eastAsia"/>
                <w:sz w:val="20"/>
                <w:szCs w:val="20"/>
              </w:rPr>
              <w:t>追加機材調達、</w:t>
            </w:r>
            <w:r w:rsidR="00AE52DF">
              <w:rPr>
                <w:rFonts w:ascii="BIZ UDPゴシック" w:eastAsia="BIZ UDPゴシック" w:hAnsi="BIZ UDPゴシック" w:hint="eastAsia"/>
                <w:sz w:val="20"/>
                <w:szCs w:val="20"/>
              </w:rPr>
              <w:t>エンドエフェクタ</w:t>
            </w:r>
            <w:r w:rsidR="00546F37">
              <w:rPr>
                <w:rFonts w:ascii="BIZ UDPゴシック" w:eastAsia="BIZ UDPゴシック" w:hAnsi="BIZ UDPゴシック" w:hint="eastAsia"/>
                <w:sz w:val="20"/>
                <w:szCs w:val="20"/>
              </w:rPr>
              <w:t>試作</w:t>
            </w:r>
          </w:p>
          <w:p w14:paraId="6C563454" w14:textId="7E66576E" w:rsidR="00802AAC" w:rsidRPr="00B629FA" w:rsidRDefault="00802AAC">
            <w:pPr>
              <w:rPr>
                <w:rFonts w:ascii="BIZ UDPゴシック" w:eastAsia="BIZ UDPゴシック" w:hAnsi="BIZ UDPゴシック"/>
                <w:sz w:val="20"/>
                <w:szCs w:val="20"/>
              </w:rPr>
            </w:pPr>
            <w:r w:rsidRPr="00B629FA">
              <w:rPr>
                <w:rFonts w:ascii="BIZ UDPゴシック" w:eastAsia="BIZ UDPゴシック" w:hAnsi="BIZ UDPゴシック" w:hint="eastAsia"/>
                <w:sz w:val="20"/>
                <w:szCs w:val="20"/>
              </w:rPr>
              <w:t>９月；</w:t>
            </w:r>
            <w:r w:rsidR="00E12B50">
              <w:rPr>
                <w:rFonts w:ascii="BIZ UDPゴシック" w:eastAsia="BIZ UDPゴシック" w:hAnsi="BIZ UDPゴシック" w:hint="eastAsia"/>
                <w:sz w:val="20"/>
                <w:szCs w:val="20"/>
              </w:rPr>
              <w:t>実機での動作検証、エンドエフェクタ改良、</w:t>
            </w:r>
          </w:p>
          <w:p w14:paraId="2B8A1B90" w14:textId="7049FA28" w:rsidR="00802AAC" w:rsidRPr="00B629FA" w:rsidRDefault="00802AAC">
            <w:pPr>
              <w:rPr>
                <w:rFonts w:ascii="BIZ UDPゴシック" w:eastAsia="BIZ UDPゴシック" w:hAnsi="BIZ UDPゴシック"/>
                <w:sz w:val="20"/>
                <w:szCs w:val="20"/>
              </w:rPr>
            </w:pPr>
            <w:r w:rsidRPr="00B629FA">
              <w:rPr>
                <w:rFonts w:ascii="BIZ UDPゴシック" w:eastAsia="BIZ UDPゴシック" w:hAnsi="BIZ UDPゴシック" w:hint="eastAsia"/>
                <w:sz w:val="20"/>
                <w:szCs w:val="20"/>
              </w:rPr>
              <w:t>10月；</w:t>
            </w:r>
            <w:r w:rsidR="00A728B8">
              <w:rPr>
                <w:rFonts w:ascii="BIZ UDPゴシック" w:eastAsia="BIZ UDPゴシック" w:hAnsi="BIZ UDPゴシック" w:hint="eastAsia"/>
                <w:sz w:val="20"/>
                <w:szCs w:val="20"/>
              </w:rPr>
              <w:t>データ収集、モデル学習</w:t>
            </w:r>
          </w:p>
          <w:p w14:paraId="03C5208B" w14:textId="283A2104" w:rsidR="00802AAC" w:rsidRPr="00B629FA" w:rsidRDefault="00802AAC">
            <w:pPr>
              <w:rPr>
                <w:rFonts w:ascii="BIZ UDPゴシック" w:eastAsia="BIZ UDPゴシック" w:hAnsi="BIZ UDPゴシック"/>
                <w:sz w:val="20"/>
                <w:szCs w:val="20"/>
              </w:rPr>
            </w:pPr>
            <w:r w:rsidRPr="00B629FA">
              <w:rPr>
                <w:rFonts w:ascii="BIZ UDPゴシック" w:eastAsia="BIZ UDPゴシック" w:hAnsi="BIZ UDPゴシック" w:hint="eastAsia"/>
                <w:sz w:val="20"/>
                <w:szCs w:val="20"/>
              </w:rPr>
              <w:t>11月；</w:t>
            </w:r>
            <w:r w:rsidR="00132D5D">
              <w:rPr>
                <w:rFonts w:ascii="BIZ UDPゴシック" w:eastAsia="BIZ UDPゴシック" w:hAnsi="BIZ UDPゴシック" w:hint="eastAsia"/>
                <w:sz w:val="20"/>
                <w:szCs w:val="20"/>
              </w:rPr>
              <w:t>エッジ推論の最適化</w:t>
            </w:r>
          </w:p>
          <w:p w14:paraId="229EB7BE" w14:textId="77777777" w:rsidR="00802AAC" w:rsidRDefault="00802AAC">
            <w:pPr>
              <w:rPr>
                <w:ins w:id="5" w:author="衡正 大澤" w:date="2026-06-20T01:18:00Z" w16du:dateUtc="2026-06-19T16:18:00Z"/>
                <w:rFonts w:ascii="BIZ UDPゴシック" w:eastAsia="BIZ UDPゴシック" w:hAnsi="BIZ UDPゴシック"/>
                <w:sz w:val="20"/>
                <w:szCs w:val="20"/>
              </w:rPr>
            </w:pPr>
            <w:r w:rsidRPr="00B629FA">
              <w:rPr>
                <w:rFonts w:ascii="BIZ UDPゴシック" w:eastAsia="BIZ UDPゴシック" w:hAnsi="BIZ UDPゴシック" w:hint="eastAsia"/>
                <w:sz w:val="20"/>
                <w:szCs w:val="20"/>
                <w:lang w:eastAsia="zh-TW"/>
              </w:rPr>
              <w:t>12月；</w:t>
            </w:r>
            <w:r w:rsidR="00E12B50">
              <w:rPr>
                <w:rFonts w:ascii="BIZ UDPゴシック" w:eastAsia="BIZ UDPゴシック" w:hAnsi="BIZ UDPゴシック" w:hint="eastAsia"/>
                <w:sz w:val="20"/>
                <w:szCs w:val="20"/>
              </w:rPr>
              <w:t>最終調整</w:t>
            </w:r>
          </w:p>
          <w:p w14:paraId="1A815286" w14:textId="25A310E9" w:rsidR="00556844" w:rsidRPr="00B629FA" w:rsidRDefault="00556844">
            <w:pPr>
              <w:rPr>
                <w:rFonts w:ascii="BIZ UDPゴシック" w:eastAsia="BIZ UDPゴシック" w:hAnsi="BIZ UDPゴシック" w:hint="eastAsia"/>
                <w:sz w:val="20"/>
                <w:szCs w:val="20"/>
              </w:rPr>
            </w:pPr>
          </w:p>
        </w:tc>
      </w:tr>
      <w:tr w:rsidR="00802AAC" w:rsidRPr="00091458" w14:paraId="04A8F344" w14:textId="77777777" w:rsidTr="0088784B">
        <w:tc>
          <w:tcPr>
            <w:tcW w:w="1980" w:type="dxa"/>
            <w:shd w:val="clear" w:color="auto" w:fill="0070C0"/>
          </w:tcPr>
          <w:p w14:paraId="733C3D2A" w14:textId="77777777" w:rsidR="00A65FB1" w:rsidRPr="0088784B" w:rsidRDefault="008A0E51">
            <w:pPr>
              <w:rPr>
                <w:rFonts w:ascii="BIZ UDPゴシック" w:eastAsia="BIZ UDPゴシック" w:hAnsi="BIZ UDPゴシック"/>
                <w:color w:val="FFFFFF" w:themeColor="background1"/>
                <w:sz w:val="19"/>
                <w:szCs w:val="19"/>
              </w:rPr>
            </w:pPr>
            <w:r w:rsidRPr="0088784B">
              <w:rPr>
                <w:rFonts w:ascii="BIZ UDPゴシック" w:eastAsia="BIZ UDPゴシック" w:hAnsi="BIZ UDPゴシック" w:hint="eastAsia"/>
                <w:color w:val="FFFFFF" w:themeColor="background1"/>
                <w:sz w:val="19"/>
                <w:szCs w:val="19"/>
              </w:rPr>
              <w:lastRenderedPageBreak/>
              <w:t>プロトタイプ</w:t>
            </w:r>
            <w:r w:rsidR="00A65FB1" w:rsidRPr="0088784B">
              <w:rPr>
                <w:rFonts w:ascii="BIZ UDPゴシック" w:eastAsia="BIZ UDPゴシック" w:hAnsi="BIZ UDPゴシック" w:hint="eastAsia"/>
                <w:color w:val="FFFFFF" w:themeColor="background1"/>
                <w:sz w:val="19"/>
                <w:szCs w:val="19"/>
              </w:rPr>
              <w:t>の</w:t>
            </w:r>
          </w:p>
          <w:p w14:paraId="33721B55" w14:textId="6CFDCDF8" w:rsidR="00802AAC" w:rsidRPr="0088784B" w:rsidRDefault="00802AAC">
            <w:pPr>
              <w:rPr>
                <w:rFonts w:ascii="BIZ UDPゴシック" w:eastAsia="BIZ UDPゴシック" w:hAnsi="BIZ UDPゴシック"/>
                <w:color w:val="FFFFFF" w:themeColor="background1"/>
                <w:sz w:val="19"/>
                <w:szCs w:val="19"/>
              </w:rPr>
            </w:pPr>
            <w:r w:rsidRPr="0088784B">
              <w:rPr>
                <w:rFonts w:ascii="BIZ UDPゴシック" w:eastAsia="BIZ UDPゴシック" w:hAnsi="BIZ UDPゴシック" w:hint="eastAsia"/>
                <w:color w:val="FFFFFF" w:themeColor="background1"/>
                <w:sz w:val="19"/>
                <w:szCs w:val="19"/>
              </w:rPr>
              <w:t>開発</w:t>
            </w:r>
            <w:r w:rsidR="00A65FB1" w:rsidRPr="0088784B">
              <w:rPr>
                <w:rFonts w:ascii="BIZ UDPゴシック" w:eastAsia="BIZ UDPゴシック" w:hAnsi="BIZ UDPゴシック" w:hint="eastAsia"/>
                <w:color w:val="FFFFFF" w:themeColor="background1"/>
                <w:sz w:val="19"/>
                <w:szCs w:val="19"/>
              </w:rPr>
              <w:t>費</w:t>
            </w:r>
            <w:r w:rsidRPr="0088784B">
              <w:rPr>
                <w:rFonts w:ascii="BIZ UDPゴシック" w:eastAsia="BIZ UDPゴシック" w:hAnsi="BIZ UDPゴシック" w:hint="eastAsia"/>
                <w:color w:val="FFFFFF" w:themeColor="background1"/>
                <w:sz w:val="19"/>
                <w:szCs w:val="19"/>
              </w:rPr>
              <w:t>と内訳</w:t>
            </w:r>
          </w:p>
        </w:tc>
        <w:tc>
          <w:tcPr>
            <w:tcW w:w="8476" w:type="dxa"/>
          </w:tcPr>
          <w:p w14:paraId="345F00C1" w14:textId="213D9D69" w:rsidR="002344B0" w:rsidRDefault="004461D5" w:rsidP="004461D5">
            <w:pPr>
              <w:rPr>
                <w:rFonts w:ascii="BIZ UDPゴシック" w:eastAsia="BIZ UDPゴシック" w:hAnsi="BIZ UDPゴシック"/>
                <w:sz w:val="20"/>
                <w:szCs w:val="20"/>
              </w:rPr>
            </w:pPr>
            <w:r>
              <w:rPr>
                <w:rFonts w:ascii="BIZ UDPゴシック" w:eastAsia="BIZ UDPゴシック" w:hAnsi="BIZ UDPゴシック" w:hint="eastAsia"/>
                <w:sz w:val="20"/>
                <w:szCs w:val="20"/>
              </w:rPr>
              <w:t>３Dプリンター（</w:t>
            </w:r>
            <w:r w:rsidR="00F547A2" w:rsidRPr="00F547A2">
              <w:rPr>
                <w:rFonts w:ascii="BIZ UDPゴシック" w:eastAsia="BIZ UDPゴシック" w:hAnsi="BIZ UDPゴシック"/>
                <w:sz w:val="20"/>
                <w:szCs w:val="20"/>
              </w:rPr>
              <w:t>Bambu Lab P2S</w:t>
            </w:r>
            <w:r>
              <w:rPr>
                <w:rFonts w:ascii="BIZ UDPゴシック" w:eastAsia="BIZ UDPゴシック" w:hAnsi="BIZ UDPゴシック" w:hint="eastAsia"/>
                <w:sz w:val="20"/>
                <w:szCs w:val="20"/>
              </w:rPr>
              <w:t>）</w:t>
            </w:r>
            <w:r w:rsidR="00F547A2">
              <w:rPr>
                <w:rFonts w:ascii="BIZ UDPゴシック" w:eastAsia="BIZ UDPゴシック" w:hAnsi="BIZ UDPゴシック" w:hint="eastAsia"/>
                <w:sz w:val="20"/>
                <w:szCs w:val="20"/>
              </w:rPr>
              <w:t>(</w:t>
            </w:r>
            <w:r w:rsidR="005F627F">
              <w:rPr>
                <w:rFonts w:ascii="BIZ UDPゴシック" w:eastAsia="BIZ UDPゴシック" w:hAnsi="BIZ UDPゴシック" w:hint="eastAsia"/>
                <w:sz w:val="20"/>
                <w:szCs w:val="20"/>
              </w:rPr>
              <w:t>1</w:t>
            </w:r>
            <w:r w:rsidR="00546282">
              <w:rPr>
                <w:rFonts w:ascii="BIZ UDPゴシック" w:eastAsia="BIZ UDPゴシック" w:hAnsi="BIZ UDPゴシック" w:hint="eastAsia"/>
                <w:sz w:val="20"/>
                <w:szCs w:val="20"/>
              </w:rPr>
              <w:t>0</w:t>
            </w:r>
            <w:r w:rsidR="005F627F">
              <w:rPr>
                <w:rFonts w:ascii="BIZ UDPゴシック" w:eastAsia="BIZ UDPゴシック" w:hAnsi="BIZ UDPゴシック" w:hint="eastAsia"/>
                <w:sz w:val="20"/>
                <w:szCs w:val="20"/>
              </w:rPr>
              <w:t>万円</w:t>
            </w:r>
            <w:r w:rsidR="00F547A2">
              <w:rPr>
                <w:rFonts w:ascii="BIZ UDPゴシック" w:eastAsia="BIZ UDPゴシック" w:hAnsi="BIZ UDPゴシック" w:hint="eastAsia"/>
                <w:sz w:val="20"/>
                <w:szCs w:val="20"/>
              </w:rPr>
              <w:t>)</w:t>
            </w:r>
          </w:p>
          <w:p w14:paraId="673C11EC" w14:textId="77777777" w:rsidR="005F627F" w:rsidRDefault="005F627F" w:rsidP="004461D5">
            <w:pPr>
              <w:rPr>
                <w:rFonts w:ascii="BIZ UDPゴシック" w:eastAsia="BIZ UDPゴシック" w:hAnsi="BIZ UDPゴシック"/>
                <w:sz w:val="20"/>
                <w:szCs w:val="20"/>
              </w:rPr>
            </w:pPr>
            <w:r>
              <w:rPr>
                <w:rFonts w:ascii="BIZ UDPゴシック" w:eastAsia="BIZ UDPゴシック" w:hAnsi="BIZ UDPゴシック" w:hint="eastAsia"/>
                <w:sz w:val="20"/>
                <w:szCs w:val="20"/>
              </w:rPr>
              <w:t>エッジ推論デバイス(</w:t>
            </w:r>
            <w:r w:rsidR="00546282" w:rsidRPr="00546282">
              <w:rPr>
                <w:rFonts w:ascii="BIZ UDPゴシック" w:eastAsia="BIZ UDPゴシック" w:hAnsi="BIZ UDPゴシック"/>
                <w:sz w:val="20"/>
                <w:szCs w:val="20"/>
              </w:rPr>
              <w:t>NVIDIA Jetson AGX Orin</w:t>
            </w:r>
            <w:r w:rsidR="00546282">
              <w:rPr>
                <w:rFonts w:ascii="BIZ UDPゴシック" w:eastAsia="BIZ UDPゴシック" w:hAnsi="BIZ UDPゴシック" w:hint="eastAsia"/>
                <w:sz w:val="20"/>
                <w:szCs w:val="20"/>
              </w:rPr>
              <w:t xml:space="preserve"> 64GB</w:t>
            </w:r>
            <w:r>
              <w:rPr>
                <w:rFonts w:ascii="BIZ UDPゴシック" w:eastAsia="BIZ UDPゴシック" w:hAnsi="BIZ UDPゴシック" w:hint="eastAsia"/>
                <w:sz w:val="20"/>
                <w:szCs w:val="20"/>
              </w:rPr>
              <w:t>)</w:t>
            </w:r>
            <w:r w:rsidR="00546282">
              <w:rPr>
                <w:rFonts w:ascii="BIZ UDPゴシック" w:eastAsia="BIZ UDPゴシック" w:hAnsi="BIZ UDPゴシック" w:hint="eastAsia"/>
                <w:sz w:val="20"/>
                <w:szCs w:val="20"/>
              </w:rPr>
              <w:t>(50万円)</w:t>
            </w:r>
          </w:p>
          <w:p w14:paraId="5C1C99B9" w14:textId="3290E031" w:rsidR="00D921A7" w:rsidRDefault="0060708A" w:rsidP="004461D5">
            <w:pPr>
              <w:rPr>
                <w:rFonts w:ascii="BIZ UDPゴシック" w:eastAsia="BIZ UDPゴシック" w:hAnsi="BIZ UDPゴシック"/>
                <w:sz w:val="20"/>
                <w:szCs w:val="20"/>
              </w:rPr>
            </w:pPr>
            <w:r>
              <w:rPr>
                <w:rFonts w:ascii="BIZ UDPゴシック" w:eastAsia="BIZ UDPゴシック" w:hAnsi="BIZ UDPゴシック" w:hint="eastAsia"/>
                <w:sz w:val="20"/>
                <w:szCs w:val="20"/>
              </w:rPr>
              <w:t>エンドエフェクタ</w:t>
            </w:r>
            <w:r w:rsidR="00B55884">
              <w:rPr>
                <w:rFonts w:ascii="BIZ UDPゴシック" w:eastAsia="BIZ UDPゴシック" w:hAnsi="BIZ UDPゴシック" w:hint="eastAsia"/>
                <w:sz w:val="20"/>
                <w:szCs w:val="20"/>
              </w:rPr>
              <w:t>部品</w:t>
            </w:r>
            <w:r w:rsidR="00FA2BC3">
              <w:rPr>
                <w:rFonts w:ascii="BIZ UDPゴシック" w:eastAsia="BIZ UDPゴシック" w:hAnsi="BIZ UDPゴシック" w:hint="eastAsia"/>
                <w:sz w:val="20"/>
                <w:szCs w:val="20"/>
              </w:rPr>
              <w:t>（モーター</w:t>
            </w:r>
            <w:r w:rsidR="00B55884">
              <w:rPr>
                <w:rFonts w:ascii="BIZ UDPゴシック" w:eastAsia="BIZ UDPゴシック" w:hAnsi="BIZ UDPゴシック" w:hint="eastAsia"/>
                <w:sz w:val="20"/>
                <w:szCs w:val="20"/>
              </w:rPr>
              <w:t>・リニアガイド等</w:t>
            </w:r>
            <w:r w:rsidR="00FA2BC3">
              <w:rPr>
                <w:rFonts w:ascii="BIZ UDPゴシック" w:eastAsia="BIZ UDPゴシック" w:hAnsi="BIZ UDPゴシック" w:hint="eastAsia"/>
                <w:sz w:val="20"/>
                <w:szCs w:val="20"/>
              </w:rPr>
              <w:t>）(2</w:t>
            </w:r>
            <w:r w:rsidR="001D4144">
              <w:rPr>
                <w:rFonts w:ascii="BIZ UDPゴシック" w:eastAsia="BIZ UDPゴシック" w:hAnsi="BIZ UDPゴシック" w:hint="eastAsia"/>
                <w:sz w:val="20"/>
                <w:szCs w:val="20"/>
              </w:rPr>
              <w:t>5</w:t>
            </w:r>
            <w:r w:rsidR="00FA2BC3">
              <w:rPr>
                <w:rFonts w:ascii="BIZ UDPゴシック" w:eastAsia="BIZ UDPゴシック" w:hAnsi="BIZ UDPゴシック" w:hint="eastAsia"/>
                <w:sz w:val="20"/>
                <w:szCs w:val="20"/>
              </w:rPr>
              <w:t>万円)</w:t>
            </w:r>
          </w:p>
          <w:p w14:paraId="07DB12DA" w14:textId="5AFC3F1B" w:rsidR="009247EE" w:rsidRDefault="009247EE" w:rsidP="004461D5">
            <w:pPr>
              <w:rPr>
                <w:rFonts w:ascii="BIZ UDPゴシック" w:eastAsia="BIZ UDPゴシック" w:hAnsi="BIZ UDPゴシック"/>
                <w:sz w:val="20"/>
                <w:szCs w:val="20"/>
                <w:lang w:eastAsia="zh-TW"/>
              </w:rPr>
            </w:pPr>
            <w:r>
              <w:rPr>
                <w:rFonts w:ascii="BIZ UDPゴシック" w:eastAsia="BIZ UDPゴシック" w:hAnsi="BIZ UDPゴシック" w:hint="eastAsia"/>
                <w:sz w:val="20"/>
                <w:szCs w:val="20"/>
                <w:lang w:eastAsia="zh-TW"/>
              </w:rPr>
              <w:t>検証環境構成部品(10万円)</w:t>
            </w:r>
          </w:p>
          <w:p w14:paraId="3B8F547C" w14:textId="0C9C1956" w:rsidR="009D4F66" w:rsidRPr="005F627F" w:rsidRDefault="00546282" w:rsidP="004461D5">
            <w:pPr>
              <w:rPr>
                <w:rFonts w:ascii="BIZ UDPゴシック" w:eastAsia="BIZ UDPゴシック" w:hAnsi="BIZ UDPゴシック"/>
                <w:sz w:val="20"/>
                <w:szCs w:val="20"/>
              </w:rPr>
            </w:pPr>
            <w:r>
              <w:rPr>
                <w:rFonts w:ascii="BIZ UDPゴシック" w:eastAsia="BIZ UDPゴシック" w:hAnsi="BIZ UDPゴシック" w:hint="eastAsia"/>
                <w:sz w:val="20"/>
                <w:szCs w:val="20"/>
              </w:rPr>
              <w:t>消耗品費(フィラメント</w:t>
            </w:r>
            <w:r w:rsidR="000D2148">
              <w:rPr>
                <w:rFonts w:ascii="BIZ UDPゴシック" w:eastAsia="BIZ UDPゴシック" w:hAnsi="BIZ UDPゴシック" w:hint="eastAsia"/>
                <w:sz w:val="20"/>
                <w:szCs w:val="20"/>
              </w:rPr>
              <w:t>等</w:t>
            </w:r>
            <w:r>
              <w:rPr>
                <w:rFonts w:ascii="BIZ UDPゴシック" w:eastAsia="BIZ UDPゴシック" w:hAnsi="BIZ UDPゴシック" w:hint="eastAsia"/>
                <w:sz w:val="20"/>
                <w:szCs w:val="20"/>
              </w:rPr>
              <w:t>)</w:t>
            </w:r>
            <w:r w:rsidR="000D2148">
              <w:rPr>
                <w:rFonts w:ascii="BIZ UDPゴシック" w:eastAsia="BIZ UDPゴシック" w:hAnsi="BIZ UDPゴシック" w:hint="eastAsia"/>
                <w:sz w:val="20"/>
                <w:szCs w:val="20"/>
              </w:rPr>
              <w:t>(5万円)</w:t>
            </w:r>
          </w:p>
        </w:tc>
      </w:tr>
      <w:tr w:rsidR="001431EC" w:rsidRPr="00091458" w14:paraId="66F4D619" w14:textId="77777777" w:rsidTr="0088784B">
        <w:tc>
          <w:tcPr>
            <w:tcW w:w="1980" w:type="dxa"/>
            <w:shd w:val="clear" w:color="auto" w:fill="0070C0"/>
          </w:tcPr>
          <w:p w14:paraId="1EB6436B" w14:textId="7985B230" w:rsidR="001431EC" w:rsidRPr="0088784B" w:rsidRDefault="001431EC">
            <w:pPr>
              <w:rPr>
                <w:rFonts w:ascii="BIZ UDPゴシック" w:eastAsia="BIZ UDPゴシック" w:hAnsi="BIZ UDPゴシック"/>
                <w:color w:val="FFFFFF" w:themeColor="background1"/>
                <w:sz w:val="19"/>
                <w:szCs w:val="19"/>
              </w:rPr>
            </w:pPr>
            <w:r w:rsidRPr="0088784B">
              <w:rPr>
                <w:rFonts w:ascii="BIZ UDPゴシック" w:eastAsia="BIZ UDPゴシック" w:hAnsi="BIZ UDPゴシック" w:hint="eastAsia"/>
                <w:color w:val="FFFFFF" w:themeColor="background1"/>
                <w:sz w:val="19"/>
                <w:szCs w:val="19"/>
              </w:rPr>
              <w:t>自由記述欄</w:t>
            </w:r>
          </w:p>
        </w:tc>
        <w:tc>
          <w:tcPr>
            <w:tcW w:w="8476" w:type="dxa"/>
          </w:tcPr>
          <w:p w14:paraId="51453451" w14:textId="2C742AF5" w:rsidR="002131A7" w:rsidRPr="00B629FA" w:rsidRDefault="00633C51">
            <w:pPr>
              <w:rPr>
                <w:rFonts w:ascii="BIZ UDPゴシック" w:eastAsia="BIZ UDPゴシック" w:hAnsi="BIZ UDPゴシック"/>
                <w:sz w:val="20"/>
                <w:szCs w:val="20"/>
              </w:rPr>
            </w:pPr>
            <w:r>
              <w:rPr>
                <w:rFonts w:ascii="BIZ UDPゴシック" w:eastAsia="BIZ UDPゴシック" w:hAnsi="BIZ UDPゴシック" w:hint="eastAsia"/>
                <w:sz w:val="20"/>
                <w:szCs w:val="20"/>
              </w:rPr>
              <w:t>OpenArm2.0の</w:t>
            </w:r>
            <w:r w:rsidR="00BB6171">
              <w:rPr>
                <w:rFonts w:ascii="BIZ UDPゴシック" w:eastAsia="BIZ UDPゴシック" w:hAnsi="BIZ UDPゴシック" w:hint="eastAsia"/>
                <w:sz w:val="20"/>
                <w:szCs w:val="20"/>
              </w:rPr>
              <w:t>貸与を希望いたします。</w:t>
            </w:r>
          </w:p>
        </w:tc>
      </w:tr>
    </w:tbl>
    <w:p w14:paraId="620667C7" w14:textId="77777777" w:rsidR="00317307" w:rsidRDefault="00317307">
      <w:pPr>
        <w:rPr>
          <w:rFonts w:ascii="BIZ UDPゴシック" w:eastAsia="BIZ UDPゴシック" w:hAnsi="BIZ UDPゴシック"/>
        </w:rPr>
      </w:pPr>
    </w:p>
    <w:p w14:paraId="34966B79" w14:textId="17819A3A" w:rsidR="00122CDE" w:rsidRPr="00091458" w:rsidRDefault="0085578F">
      <w:pPr>
        <w:rPr>
          <w:rFonts w:ascii="BIZ UDPゴシック" w:eastAsia="BIZ UDPゴシック" w:hAnsi="BIZ UDPゴシック"/>
        </w:rPr>
      </w:pPr>
      <w:r w:rsidRPr="00091458">
        <w:rPr>
          <w:rFonts w:ascii="BIZ UDPゴシック" w:eastAsia="BIZ UDPゴシック" w:hAnsi="BIZ UDPゴシック" w:hint="eastAsia"/>
        </w:rPr>
        <w:t>※必要に応じてセルの幅を広げて構いません</w:t>
      </w:r>
      <w:r w:rsidR="00197B7E" w:rsidRPr="00091458">
        <w:rPr>
          <w:rFonts w:ascii="BIZ UDPゴシック" w:eastAsia="BIZ UDPゴシック" w:hAnsi="BIZ UDPゴシック" w:hint="eastAsia"/>
        </w:rPr>
        <w:t>（</w:t>
      </w:r>
      <w:r w:rsidRPr="00091458">
        <w:rPr>
          <w:rFonts w:ascii="BIZ UDPゴシック" w:eastAsia="BIZ UDPゴシック" w:hAnsi="BIZ UDPゴシック" w:hint="eastAsia"/>
        </w:rPr>
        <w:t>ただし</w:t>
      </w:r>
      <w:r w:rsidR="001431EC" w:rsidRPr="00091458">
        <w:rPr>
          <w:rFonts w:ascii="BIZ UDPゴシック" w:eastAsia="BIZ UDPゴシック" w:hAnsi="BIZ UDPゴシック" w:hint="eastAsia"/>
        </w:rPr>
        <w:t>全部で</w:t>
      </w:r>
      <w:r w:rsidR="00197B7E" w:rsidRPr="00091458">
        <w:rPr>
          <w:rFonts w:ascii="BIZ UDPゴシック" w:eastAsia="BIZ UDPゴシック" w:hAnsi="BIZ UDPゴシック" w:hint="eastAsia"/>
        </w:rPr>
        <w:t>A4</w:t>
      </w:r>
      <w:r w:rsidR="00BE49CA">
        <w:rPr>
          <w:rFonts w:ascii="BIZ UDPゴシック" w:eastAsia="BIZ UDPゴシック" w:hAnsi="BIZ UDPゴシック" w:hint="eastAsia"/>
        </w:rPr>
        <w:t>で</w:t>
      </w:r>
      <w:r w:rsidR="00197B7E" w:rsidRPr="00091458">
        <w:rPr>
          <w:rFonts w:ascii="BIZ UDPゴシック" w:eastAsia="BIZ UDPゴシック" w:hAnsi="BIZ UDPゴシック" w:hint="eastAsia"/>
        </w:rPr>
        <w:t>５枚以内）。</w:t>
      </w:r>
    </w:p>
    <w:p w14:paraId="0B77A23B" w14:textId="73617D01" w:rsidR="002101D4" w:rsidRDefault="00197B7E">
      <w:pPr>
        <w:rPr>
          <w:rFonts w:ascii="BIZ UDPゴシック" w:eastAsia="BIZ UDPゴシック" w:hAnsi="BIZ UDPゴシック"/>
        </w:rPr>
      </w:pPr>
      <w:r w:rsidRPr="00091458">
        <w:rPr>
          <w:rFonts w:ascii="BIZ UDPゴシック" w:eastAsia="BIZ UDPゴシック" w:hAnsi="BIZ UDPゴシック" w:hint="eastAsia"/>
        </w:rPr>
        <w:t>※</w:t>
      </w:r>
      <w:r w:rsidR="0077655B">
        <w:rPr>
          <w:rFonts w:ascii="BIZ UDPゴシック" w:eastAsia="BIZ UDPゴシック" w:hAnsi="BIZ UDPゴシック" w:hint="eastAsia"/>
        </w:rPr>
        <w:t>エントリーシート</w:t>
      </w:r>
      <w:r w:rsidR="00722603">
        <w:rPr>
          <w:rFonts w:ascii="BIZ UDPゴシック" w:eastAsia="BIZ UDPゴシック" w:hAnsi="BIZ UDPゴシック" w:hint="eastAsia"/>
        </w:rPr>
        <w:t>および</w:t>
      </w:r>
      <w:r w:rsidR="00EB606B" w:rsidRPr="00091458">
        <w:rPr>
          <w:rFonts w:ascii="BIZ UDPゴシック" w:eastAsia="BIZ UDPゴシック" w:hAnsi="BIZ UDPゴシック" w:hint="eastAsia"/>
        </w:rPr>
        <w:t>図面、ショート動画など参考資料は</w:t>
      </w:r>
      <w:r w:rsidR="00C96062">
        <w:rPr>
          <w:rFonts w:ascii="BIZ UDPゴシック" w:eastAsia="BIZ UDPゴシック" w:hAnsi="BIZ UDPゴシック" w:hint="eastAsia"/>
        </w:rPr>
        <w:t>、</w:t>
      </w:r>
      <w:r w:rsidR="004D3E0A">
        <w:rPr>
          <w:rFonts w:ascii="BIZ UDPゴシック" w:eastAsia="BIZ UDPゴシック" w:hAnsi="BIZ UDPゴシック" w:hint="eastAsia"/>
        </w:rPr>
        <w:t>フォルダにまとめて圧縮し、</w:t>
      </w:r>
      <w:r w:rsidR="002101D4">
        <w:rPr>
          <w:rFonts w:ascii="BIZ UDPゴシック" w:eastAsia="BIZ UDPゴシック" w:hAnsi="BIZ UDPゴシック" w:hint="eastAsia"/>
        </w:rPr>
        <w:t>以下のBOXに</w:t>
      </w:r>
      <w:r w:rsidR="00DE3535" w:rsidRPr="00091458">
        <w:rPr>
          <w:rFonts w:ascii="BIZ UDPゴシック" w:eastAsia="BIZ UDPゴシック" w:hAnsi="BIZ UDPゴシック" w:hint="eastAsia"/>
        </w:rPr>
        <w:t>アップロードして下さい。</w:t>
      </w:r>
      <w:r w:rsidR="00CB3FA7">
        <w:rPr>
          <w:rFonts w:ascii="BIZ UDPゴシック" w:eastAsia="BIZ UDPゴシック" w:hAnsi="BIZ UDPゴシック" w:hint="eastAsia"/>
        </w:rPr>
        <w:t>フォルダの名前は「チーム名」にしてください。</w:t>
      </w:r>
    </w:p>
    <w:p w14:paraId="261252D8" w14:textId="497DEBB7" w:rsidR="00197B7E" w:rsidRPr="00122CDE" w:rsidRDefault="00122CDE" w:rsidP="002101D4">
      <w:pPr>
        <w:ind w:firstLineChars="100" w:firstLine="210"/>
        <w:rPr>
          <w:rFonts w:ascii="BIZ UDPゴシック" w:eastAsia="BIZ UDPゴシック" w:hAnsi="BIZ UDPゴシック"/>
          <w:color w:val="000000" w:themeColor="text1"/>
        </w:rPr>
      </w:pPr>
      <w:hyperlink r:id="rId12" w:history="1">
        <w:r w:rsidRPr="003D1E19">
          <w:rPr>
            <w:rStyle w:val="af"/>
            <w:rFonts w:ascii="BIZ UDPゴシック" w:eastAsia="BIZ UDPゴシック" w:hAnsi="BIZ UDPゴシック"/>
          </w:rPr>
          <w:t>https://nhk-ep.app.box.com/f/4881f154d7514f19a7de820c4b3bd3ba</w:t>
        </w:r>
      </w:hyperlink>
    </w:p>
    <w:sectPr w:rsidR="00197B7E" w:rsidRPr="00122CDE" w:rsidSect="003703AF">
      <w:pgSz w:w="11906" w:h="16838"/>
      <w:pgMar w:top="720" w:right="720" w:bottom="720" w:left="72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ra.takumi.56x@st.kyoto-u.ac.jp" w:date="2026-06-19T12:28:00Z" w:initials="th">
    <w:p w14:paraId="094E4A38" w14:textId="77777777" w:rsidR="00004338" w:rsidRDefault="00004338" w:rsidP="00004338">
      <w:pPr>
        <w:pStyle w:val="af3"/>
      </w:pPr>
      <w:r>
        <w:rPr>
          <w:rStyle w:val="af2"/>
        </w:rPr>
        <w:annotationRef/>
      </w:r>
      <w:r>
        <w:t>衰えた機能を補完，など？衰えを補完は少し引っかかる気もする</w:t>
      </w:r>
    </w:p>
  </w:comment>
  <w:comment w:id="1" w:author="hara.takumi.56x@st.kyoto-u.ac.jp" w:date="2026-06-19T12:30:00Z" w:initials="th">
    <w:p w14:paraId="178B3D54" w14:textId="130A350A" w:rsidR="00004338" w:rsidRDefault="00004338" w:rsidP="00004338">
      <w:pPr>
        <w:pStyle w:val="af3"/>
      </w:pPr>
      <w:r>
        <w:rPr>
          <w:rStyle w:val="af2"/>
        </w:rPr>
        <w:annotationRef/>
      </w:r>
      <w:r>
        <w:t>行が余っているなら主語を入れる．察させない</w:t>
      </w:r>
    </w:p>
  </w:comment>
  <w:comment w:id="2" w:author="hara.takumi.56x@st.kyoto-u.ac.jp" w:date="2026-06-19T12:37:00Z" w:initials="th">
    <w:p w14:paraId="793D53B1" w14:textId="77777777" w:rsidR="00004338" w:rsidRDefault="00004338" w:rsidP="00004338">
      <w:pPr>
        <w:pStyle w:val="af3"/>
      </w:pPr>
      <w:r>
        <w:rPr>
          <w:rStyle w:val="af2"/>
        </w:rPr>
        <w:annotationRef/>
      </w:r>
      <w:r>
        <w:t>どういった点からハードルが高いかもかけると分野外の人にも説得力がある</w:t>
      </w:r>
    </w:p>
  </w:comment>
  <w:comment w:id="3" w:author="hara.takumi.56x@st.kyoto-u.ac.jp" w:date="2026-06-19T12:40:00Z" w:initials="th">
    <w:p w14:paraId="6A133223" w14:textId="77777777" w:rsidR="00ED1E99" w:rsidRDefault="00ED1E99" w:rsidP="00ED1E99">
      <w:pPr>
        <w:pStyle w:val="af3"/>
      </w:pPr>
      <w:r>
        <w:rPr>
          <w:rStyle w:val="af2"/>
        </w:rPr>
        <w:annotationRef/>
      </w:r>
      <w:r>
        <w:t>VLA (Vision Language Action)にしたほうが良いのでは</w:t>
      </w:r>
    </w:p>
  </w:comment>
  <w:comment w:id="4" w:author="hara.takumi.56x@st.kyoto-u.ac.jp" w:date="2026-06-19T12:41:00Z" w:initials="th">
    <w:p w14:paraId="7A6FE62D" w14:textId="77777777" w:rsidR="00ED1E99" w:rsidRDefault="00ED1E99" w:rsidP="00ED1E99">
      <w:pPr>
        <w:pStyle w:val="af3"/>
      </w:pPr>
      <w:r>
        <w:rPr>
          <w:rStyle w:val="af2"/>
        </w:rPr>
        <w:annotationRef/>
      </w:r>
      <w:r>
        <w:t>どんなイベント？一言で修飾できるとイベントのすごさが伝わるんじゃないでしょうか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4E4A38" w15:done="1"/>
  <w15:commentEx w15:paraId="178B3D54" w15:done="1"/>
  <w15:commentEx w15:paraId="793D53B1" w15:done="1"/>
  <w15:commentEx w15:paraId="6A133223" w15:done="1"/>
  <w15:commentEx w15:paraId="7A6FE62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0835BB" w16cex:dateUtc="2026-06-19T03:28:00Z">
    <w16cex:extLst>
      <w16:ext w16:uri="{CE6994B0-6A32-4C9F-8C6B-6E91EDA988CE}">
        <cr:reactions xmlns:cr="http://schemas.microsoft.com/office/comments/2020/reactions">
          <cr:reaction reactionType="1">
            <cr:reactionInfo dateUtc="2026-06-19T14:34:43Z">
              <cr:user userId="801731d8e8f7cf6b" userProvider="Windows Live" userName="衡正 大澤"/>
            </cr:reactionInfo>
          </cr:reaction>
        </cr:reactions>
      </w16:ext>
    </w16cex:extLst>
  </w16cex:commentExtensible>
  <w16cex:commentExtensible w16cex:durableId="40254D3E" w16cex:dateUtc="2026-06-19T03:30:00Z">
    <w16cex:extLst>
      <w16:ext w16:uri="{CE6994B0-6A32-4C9F-8C6B-6E91EDA988CE}">
        <cr:reactions xmlns:cr="http://schemas.microsoft.com/office/comments/2020/reactions">
          <cr:reaction reactionType="1">
            <cr:reactionInfo dateUtc="2026-06-19T14:39:28Z">
              <cr:user userId="801731d8e8f7cf6b" userProvider="Windows Live" userName="衡正 大澤"/>
            </cr:reactionInfo>
          </cr:reaction>
        </cr:reactions>
      </w16:ext>
    </w16cex:extLst>
  </w16cex:commentExtensible>
  <w16cex:commentExtensible w16cex:durableId="452C099E" w16cex:dateUtc="2026-06-19T03:37:00Z">
    <w16cex:extLst>
      <w16:ext w16:uri="{CE6994B0-6A32-4C9F-8C6B-6E91EDA988CE}">
        <cr:reactions xmlns:cr="http://schemas.microsoft.com/office/comments/2020/reactions">
          <cr:reaction reactionType="1">
            <cr:reactionInfo dateUtc="2026-06-19T15:34:22Z">
              <cr:user userId="801731d8e8f7cf6b" userProvider="Windows Live" userName="衡正 大澤"/>
            </cr:reactionInfo>
          </cr:reaction>
        </cr:reactions>
      </w16:ext>
    </w16cex:extLst>
  </w16cex:commentExtensible>
  <w16cex:commentExtensible w16cex:durableId="38EBD0A4" w16cex:dateUtc="2026-06-19T03:40:00Z">
    <w16cex:extLst>
      <w16:ext w16:uri="{CE6994B0-6A32-4C9F-8C6B-6E91EDA988CE}">
        <cr:reactions xmlns:cr="http://schemas.microsoft.com/office/comments/2020/reactions">
          <cr:reaction reactionType="1">
            <cr:reactionInfo dateUtc="2026-06-19T14:41:50Z">
              <cr:user userId="801731d8e8f7cf6b" userProvider="Windows Live" userName="衡正 大澤"/>
            </cr:reactionInfo>
          </cr:reaction>
        </cr:reactions>
      </w16:ext>
    </w16cex:extLst>
  </w16cex:commentExtensible>
  <w16cex:commentExtensible w16cex:durableId="4C86F496" w16cex:dateUtc="2026-06-19T03:41:00Z">
    <w16cex:extLst>
      <w16:ext w16:uri="{CE6994B0-6A32-4C9F-8C6B-6E91EDA988CE}">
        <cr:reactions xmlns:cr="http://schemas.microsoft.com/office/comments/2020/reactions">
          <cr:reaction reactionType="1">
            <cr:reactionInfo dateUtc="2026-06-19T14:49:55Z">
              <cr:user userId="801731d8e8f7cf6b" userProvider="Windows Live" userName="衡正 大澤"/>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4E4A38" w16cid:durableId="750835BB"/>
  <w16cid:commentId w16cid:paraId="178B3D54" w16cid:durableId="40254D3E"/>
  <w16cid:commentId w16cid:paraId="793D53B1" w16cid:durableId="452C099E"/>
  <w16cid:commentId w16cid:paraId="6A133223" w16cid:durableId="38EBD0A4"/>
  <w16cid:commentId w16cid:paraId="7A6FE62D" w16cid:durableId="4C86F4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E08C7" w14:textId="77777777" w:rsidR="00925C61" w:rsidRDefault="00925C61" w:rsidP="00683B4D">
      <w:r>
        <w:separator/>
      </w:r>
    </w:p>
  </w:endnote>
  <w:endnote w:type="continuationSeparator" w:id="0">
    <w:p w14:paraId="281932A0" w14:textId="77777777" w:rsidR="00925C61" w:rsidRDefault="00925C61" w:rsidP="00683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Z UDPゴシック">
    <w:panose1 w:val="020B0400000000000000"/>
    <w:charset w:val="80"/>
    <w:family w:val="modern"/>
    <w:pitch w:val="variable"/>
    <w:sig w:usb0="E00002F7" w:usb1="2AC7EDF8" w:usb2="00000012" w:usb3="00000000" w:csb0="0002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5A0F1" w14:textId="77777777" w:rsidR="00925C61" w:rsidRDefault="00925C61" w:rsidP="00683B4D">
      <w:r>
        <w:separator/>
      </w:r>
    </w:p>
  </w:footnote>
  <w:footnote w:type="continuationSeparator" w:id="0">
    <w:p w14:paraId="7E29D821" w14:textId="77777777" w:rsidR="00925C61" w:rsidRDefault="00925C61" w:rsidP="00683B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09A2"/>
    <w:multiLevelType w:val="multilevel"/>
    <w:tmpl w:val="776C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3491D"/>
    <w:multiLevelType w:val="multilevel"/>
    <w:tmpl w:val="7F4882E8"/>
    <w:lvl w:ilvl="0">
      <w:start w:val="1"/>
      <w:numFmt w:val="decimalFullWidth"/>
      <w:lvlText w:val="%1）"/>
      <w:lvlJc w:val="left"/>
      <w:pPr>
        <w:tabs>
          <w:tab w:val="num" w:pos="720"/>
        </w:tabs>
        <w:ind w:left="720" w:hanging="360"/>
      </w:pPr>
      <w:rPr>
        <w:rFonts w:ascii="BIZ UDPゴシック" w:eastAsia="BIZ UDPゴシック" w:hAnsi="BIZ UDPゴシック"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87800"/>
    <w:multiLevelType w:val="multilevel"/>
    <w:tmpl w:val="EE2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411C8"/>
    <w:multiLevelType w:val="hybridMultilevel"/>
    <w:tmpl w:val="D1321292"/>
    <w:lvl w:ilvl="0" w:tplc="56C078CE">
      <w:start w:val="1"/>
      <w:numFmt w:val="decimalFullWidth"/>
      <w:lvlText w:val="%1）"/>
      <w:lvlJc w:val="left"/>
      <w:pPr>
        <w:ind w:left="360" w:hanging="36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4F0F300B"/>
    <w:multiLevelType w:val="hybridMultilevel"/>
    <w:tmpl w:val="045E082C"/>
    <w:lvl w:ilvl="0" w:tplc="CC989B6C">
      <w:numFmt w:val="bullet"/>
      <w:lvlText w:val="★"/>
      <w:lvlJc w:val="left"/>
      <w:pPr>
        <w:ind w:left="360" w:hanging="360"/>
      </w:pPr>
      <w:rPr>
        <w:rFonts w:ascii="BIZ UDPゴシック" w:eastAsia="BIZ UDPゴシック" w:hAnsi="BIZ UDP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51D93B85"/>
    <w:multiLevelType w:val="hybridMultilevel"/>
    <w:tmpl w:val="4CA862B2"/>
    <w:lvl w:ilvl="0" w:tplc="CA8ACC32">
      <w:start w:val="1"/>
      <w:numFmt w:val="decimalFullWidth"/>
      <w:lvlText w:val="%1）"/>
      <w:lvlJc w:val="left"/>
      <w:pPr>
        <w:ind w:left="360" w:hanging="36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55950164">
    <w:abstractNumId w:val="0"/>
  </w:num>
  <w:num w:numId="2" w16cid:durableId="870726970">
    <w:abstractNumId w:val="3"/>
  </w:num>
  <w:num w:numId="3" w16cid:durableId="585725475">
    <w:abstractNumId w:val="2"/>
  </w:num>
  <w:num w:numId="4" w16cid:durableId="891112790">
    <w:abstractNumId w:val="1"/>
  </w:num>
  <w:num w:numId="5" w16cid:durableId="1230263093">
    <w:abstractNumId w:val="4"/>
  </w:num>
  <w:num w:numId="6" w16cid:durableId="88121469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a.takumi.56x@st.kyoto-u.ac.jp">
    <w15:presenceInfo w15:providerId="AD" w15:userId="S::hara.takumi.56x@st.kyoto-u.ac.jp::6ba627bc-1f9b-4ed2-9f19-72024014cfc7"/>
  </w15:person>
  <w15:person w15:author="衡正 大澤">
    <w15:presenceInfo w15:providerId="Windows Live" w15:userId="801731d8e8f7cf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3AF"/>
    <w:rsid w:val="00004338"/>
    <w:rsid w:val="0000559D"/>
    <w:rsid w:val="00023BCA"/>
    <w:rsid w:val="00030863"/>
    <w:rsid w:val="000437D1"/>
    <w:rsid w:val="00050A02"/>
    <w:rsid w:val="000520BC"/>
    <w:rsid w:val="00057A5B"/>
    <w:rsid w:val="000600B7"/>
    <w:rsid w:val="000643E2"/>
    <w:rsid w:val="00073C15"/>
    <w:rsid w:val="00090A1D"/>
    <w:rsid w:val="00091458"/>
    <w:rsid w:val="00094FF3"/>
    <w:rsid w:val="000D2148"/>
    <w:rsid w:val="000E7925"/>
    <w:rsid w:val="000E7A78"/>
    <w:rsid w:val="00116721"/>
    <w:rsid w:val="00122CDE"/>
    <w:rsid w:val="00127C29"/>
    <w:rsid w:val="00132D5D"/>
    <w:rsid w:val="0013514D"/>
    <w:rsid w:val="001431EC"/>
    <w:rsid w:val="00144DA2"/>
    <w:rsid w:val="0018311E"/>
    <w:rsid w:val="00195CBE"/>
    <w:rsid w:val="00197393"/>
    <w:rsid w:val="00197B7E"/>
    <w:rsid w:val="001B1A99"/>
    <w:rsid w:val="001B1AB4"/>
    <w:rsid w:val="001B394F"/>
    <w:rsid w:val="001C61E1"/>
    <w:rsid w:val="001D4144"/>
    <w:rsid w:val="001E5153"/>
    <w:rsid w:val="001F1AAE"/>
    <w:rsid w:val="001F4EDF"/>
    <w:rsid w:val="00201C42"/>
    <w:rsid w:val="002101D4"/>
    <w:rsid w:val="002131A7"/>
    <w:rsid w:val="002344B0"/>
    <w:rsid w:val="00240EB6"/>
    <w:rsid w:val="00252E71"/>
    <w:rsid w:val="0028583D"/>
    <w:rsid w:val="0028659A"/>
    <w:rsid w:val="00297172"/>
    <w:rsid w:val="002A5DB3"/>
    <w:rsid w:val="002C26CF"/>
    <w:rsid w:val="002E7AFD"/>
    <w:rsid w:val="00300BFE"/>
    <w:rsid w:val="00311463"/>
    <w:rsid w:val="00317307"/>
    <w:rsid w:val="0032225B"/>
    <w:rsid w:val="00324BC3"/>
    <w:rsid w:val="00335933"/>
    <w:rsid w:val="003560BE"/>
    <w:rsid w:val="003703AF"/>
    <w:rsid w:val="003755E9"/>
    <w:rsid w:val="003915FE"/>
    <w:rsid w:val="003A1265"/>
    <w:rsid w:val="003B6535"/>
    <w:rsid w:val="003B70C7"/>
    <w:rsid w:val="003C698D"/>
    <w:rsid w:val="003D1E19"/>
    <w:rsid w:val="003F17EA"/>
    <w:rsid w:val="003F6A74"/>
    <w:rsid w:val="00405D0A"/>
    <w:rsid w:val="00411FC6"/>
    <w:rsid w:val="00430A67"/>
    <w:rsid w:val="004461D5"/>
    <w:rsid w:val="00456572"/>
    <w:rsid w:val="0046115B"/>
    <w:rsid w:val="00476280"/>
    <w:rsid w:val="004B032E"/>
    <w:rsid w:val="004B1D86"/>
    <w:rsid w:val="004D3E0A"/>
    <w:rsid w:val="004D7E16"/>
    <w:rsid w:val="004E0FD3"/>
    <w:rsid w:val="004F5EA8"/>
    <w:rsid w:val="0050267C"/>
    <w:rsid w:val="005308F1"/>
    <w:rsid w:val="00546282"/>
    <w:rsid w:val="00546F37"/>
    <w:rsid w:val="00556844"/>
    <w:rsid w:val="00577692"/>
    <w:rsid w:val="005A3857"/>
    <w:rsid w:val="005B0AD7"/>
    <w:rsid w:val="005B1492"/>
    <w:rsid w:val="005C45B0"/>
    <w:rsid w:val="005D13F1"/>
    <w:rsid w:val="005D215E"/>
    <w:rsid w:val="005D3FA4"/>
    <w:rsid w:val="005D785C"/>
    <w:rsid w:val="005F627F"/>
    <w:rsid w:val="0060708A"/>
    <w:rsid w:val="006070DD"/>
    <w:rsid w:val="0060724D"/>
    <w:rsid w:val="0061100A"/>
    <w:rsid w:val="0062548C"/>
    <w:rsid w:val="006278B3"/>
    <w:rsid w:val="00631BE8"/>
    <w:rsid w:val="00633C51"/>
    <w:rsid w:val="006421C3"/>
    <w:rsid w:val="0065018E"/>
    <w:rsid w:val="00657DF0"/>
    <w:rsid w:val="00676156"/>
    <w:rsid w:val="00683B4D"/>
    <w:rsid w:val="006855A7"/>
    <w:rsid w:val="00687A5E"/>
    <w:rsid w:val="00706C30"/>
    <w:rsid w:val="00722603"/>
    <w:rsid w:val="00725F47"/>
    <w:rsid w:val="0072795F"/>
    <w:rsid w:val="00731272"/>
    <w:rsid w:val="00735719"/>
    <w:rsid w:val="007561D9"/>
    <w:rsid w:val="0076281D"/>
    <w:rsid w:val="00771A1F"/>
    <w:rsid w:val="00773343"/>
    <w:rsid w:val="00775103"/>
    <w:rsid w:val="0077655B"/>
    <w:rsid w:val="00780955"/>
    <w:rsid w:val="007943E4"/>
    <w:rsid w:val="00795B79"/>
    <w:rsid w:val="007B71DE"/>
    <w:rsid w:val="007D0101"/>
    <w:rsid w:val="007D1D38"/>
    <w:rsid w:val="007E7286"/>
    <w:rsid w:val="00802AAC"/>
    <w:rsid w:val="00804565"/>
    <w:rsid w:val="0083090A"/>
    <w:rsid w:val="00831F61"/>
    <w:rsid w:val="0085578F"/>
    <w:rsid w:val="0085791D"/>
    <w:rsid w:val="00860D42"/>
    <w:rsid w:val="008625AE"/>
    <w:rsid w:val="0088784B"/>
    <w:rsid w:val="0089045F"/>
    <w:rsid w:val="00891B3B"/>
    <w:rsid w:val="00893B80"/>
    <w:rsid w:val="008A0E51"/>
    <w:rsid w:val="008A4367"/>
    <w:rsid w:val="008B6194"/>
    <w:rsid w:val="008D1D07"/>
    <w:rsid w:val="008E3120"/>
    <w:rsid w:val="008E4062"/>
    <w:rsid w:val="008F34D7"/>
    <w:rsid w:val="00904DD9"/>
    <w:rsid w:val="00915B9A"/>
    <w:rsid w:val="009247EE"/>
    <w:rsid w:val="00925C61"/>
    <w:rsid w:val="009344BA"/>
    <w:rsid w:val="00934990"/>
    <w:rsid w:val="00945E03"/>
    <w:rsid w:val="00957AAF"/>
    <w:rsid w:val="0096190F"/>
    <w:rsid w:val="00964F1A"/>
    <w:rsid w:val="00991FA6"/>
    <w:rsid w:val="00995859"/>
    <w:rsid w:val="009C42FC"/>
    <w:rsid w:val="009D4F66"/>
    <w:rsid w:val="009F7A04"/>
    <w:rsid w:val="00A008CB"/>
    <w:rsid w:val="00A34816"/>
    <w:rsid w:val="00A46BE9"/>
    <w:rsid w:val="00A50E97"/>
    <w:rsid w:val="00A629D5"/>
    <w:rsid w:val="00A65FB1"/>
    <w:rsid w:val="00A72191"/>
    <w:rsid w:val="00A728B8"/>
    <w:rsid w:val="00A74B57"/>
    <w:rsid w:val="00A761BD"/>
    <w:rsid w:val="00A77FB9"/>
    <w:rsid w:val="00A81CFD"/>
    <w:rsid w:val="00A94382"/>
    <w:rsid w:val="00A94A03"/>
    <w:rsid w:val="00AC4EB8"/>
    <w:rsid w:val="00AD72C1"/>
    <w:rsid w:val="00AE52DF"/>
    <w:rsid w:val="00AF51EA"/>
    <w:rsid w:val="00AF6450"/>
    <w:rsid w:val="00AF668A"/>
    <w:rsid w:val="00B00F92"/>
    <w:rsid w:val="00B0544E"/>
    <w:rsid w:val="00B212DF"/>
    <w:rsid w:val="00B21A5D"/>
    <w:rsid w:val="00B40C0B"/>
    <w:rsid w:val="00B55884"/>
    <w:rsid w:val="00B56BB9"/>
    <w:rsid w:val="00B629FA"/>
    <w:rsid w:val="00BB6171"/>
    <w:rsid w:val="00BC5CB4"/>
    <w:rsid w:val="00BE15D1"/>
    <w:rsid w:val="00BE49CA"/>
    <w:rsid w:val="00C03EF7"/>
    <w:rsid w:val="00C44E71"/>
    <w:rsid w:val="00C67153"/>
    <w:rsid w:val="00C80A6D"/>
    <w:rsid w:val="00C822FF"/>
    <w:rsid w:val="00C96062"/>
    <w:rsid w:val="00C96506"/>
    <w:rsid w:val="00CA379F"/>
    <w:rsid w:val="00CA6AA3"/>
    <w:rsid w:val="00CB3FA7"/>
    <w:rsid w:val="00CC1F74"/>
    <w:rsid w:val="00CD59F7"/>
    <w:rsid w:val="00CD747F"/>
    <w:rsid w:val="00CE1A14"/>
    <w:rsid w:val="00CE2D75"/>
    <w:rsid w:val="00D07CAB"/>
    <w:rsid w:val="00D133A7"/>
    <w:rsid w:val="00D17DD9"/>
    <w:rsid w:val="00D42AB9"/>
    <w:rsid w:val="00D50A69"/>
    <w:rsid w:val="00D55752"/>
    <w:rsid w:val="00D637AB"/>
    <w:rsid w:val="00D65216"/>
    <w:rsid w:val="00D71FB6"/>
    <w:rsid w:val="00D750B9"/>
    <w:rsid w:val="00D81466"/>
    <w:rsid w:val="00D921A7"/>
    <w:rsid w:val="00DA7BAB"/>
    <w:rsid w:val="00DB6522"/>
    <w:rsid w:val="00DC11B4"/>
    <w:rsid w:val="00DE3535"/>
    <w:rsid w:val="00E12AA7"/>
    <w:rsid w:val="00E12B50"/>
    <w:rsid w:val="00E3083E"/>
    <w:rsid w:val="00E446BF"/>
    <w:rsid w:val="00E449A8"/>
    <w:rsid w:val="00E45C0A"/>
    <w:rsid w:val="00E571AB"/>
    <w:rsid w:val="00E66064"/>
    <w:rsid w:val="00E72168"/>
    <w:rsid w:val="00E85ADC"/>
    <w:rsid w:val="00E95EF0"/>
    <w:rsid w:val="00EA189A"/>
    <w:rsid w:val="00EA6BB7"/>
    <w:rsid w:val="00EB44BE"/>
    <w:rsid w:val="00EB606B"/>
    <w:rsid w:val="00EC4D61"/>
    <w:rsid w:val="00EC540E"/>
    <w:rsid w:val="00EC5C26"/>
    <w:rsid w:val="00ED1E99"/>
    <w:rsid w:val="00EF3A61"/>
    <w:rsid w:val="00EF5AA2"/>
    <w:rsid w:val="00F0577E"/>
    <w:rsid w:val="00F0787D"/>
    <w:rsid w:val="00F07CB8"/>
    <w:rsid w:val="00F17882"/>
    <w:rsid w:val="00F41AAC"/>
    <w:rsid w:val="00F42B3A"/>
    <w:rsid w:val="00F43FBE"/>
    <w:rsid w:val="00F547A2"/>
    <w:rsid w:val="00F777D7"/>
    <w:rsid w:val="00F96E88"/>
    <w:rsid w:val="00F9732D"/>
    <w:rsid w:val="00FA135B"/>
    <w:rsid w:val="00FA2330"/>
    <w:rsid w:val="00FA2BC3"/>
    <w:rsid w:val="00FB3BC4"/>
    <w:rsid w:val="00FF10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B86DDA"/>
  <w15:chartTrackingRefBased/>
  <w15:docId w15:val="{BC3B2FB1-73FD-4FD3-86ED-A9B8328E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703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703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703A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703A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703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703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703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703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703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703A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703A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703A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703A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703A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703A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703A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703A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703A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703A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703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03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703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03AF"/>
    <w:pPr>
      <w:spacing w:before="160" w:after="160"/>
      <w:jc w:val="center"/>
    </w:pPr>
    <w:rPr>
      <w:i/>
      <w:iCs/>
      <w:color w:val="404040" w:themeColor="text1" w:themeTint="BF"/>
    </w:rPr>
  </w:style>
  <w:style w:type="character" w:customStyle="1" w:styleId="a8">
    <w:name w:val="引用文 (文字)"/>
    <w:basedOn w:val="a0"/>
    <w:link w:val="a7"/>
    <w:uiPriority w:val="29"/>
    <w:rsid w:val="003703AF"/>
    <w:rPr>
      <w:i/>
      <w:iCs/>
      <w:color w:val="404040" w:themeColor="text1" w:themeTint="BF"/>
    </w:rPr>
  </w:style>
  <w:style w:type="paragraph" w:styleId="a9">
    <w:name w:val="List Paragraph"/>
    <w:basedOn w:val="a"/>
    <w:uiPriority w:val="34"/>
    <w:qFormat/>
    <w:rsid w:val="003703AF"/>
    <w:pPr>
      <w:ind w:left="720"/>
      <w:contextualSpacing/>
    </w:pPr>
  </w:style>
  <w:style w:type="character" w:styleId="21">
    <w:name w:val="Intense Emphasis"/>
    <w:basedOn w:val="a0"/>
    <w:uiPriority w:val="21"/>
    <w:qFormat/>
    <w:rsid w:val="003703AF"/>
    <w:rPr>
      <w:i/>
      <w:iCs/>
      <w:color w:val="0F4761" w:themeColor="accent1" w:themeShade="BF"/>
    </w:rPr>
  </w:style>
  <w:style w:type="paragraph" w:styleId="22">
    <w:name w:val="Intense Quote"/>
    <w:basedOn w:val="a"/>
    <w:next w:val="a"/>
    <w:link w:val="23"/>
    <w:uiPriority w:val="30"/>
    <w:qFormat/>
    <w:rsid w:val="00370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703AF"/>
    <w:rPr>
      <w:i/>
      <w:iCs/>
      <w:color w:val="0F4761" w:themeColor="accent1" w:themeShade="BF"/>
    </w:rPr>
  </w:style>
  <w:style w:type="character" w:styleId="24">
    <w:name w:val="Intense Reference"/>
    <w:basedOn w:val="a0"/>
    <w:uiPriority w:val="32"/>
    <w:qFormat/>
    <w:rsid w:val="003703AF"/>
    <w:rPr>
      <w:b/>
      <w:bCs/>
      <w:smallCaps/>
      <w:color w:val="0F4761" w:themeColor="accent1" w:themeShade="BF"/>
      <w:spacing w:val="5"/>
    </w:rPr>
  </w:style>
  <w:style w:type="table" w:styleId="aa">
    <w:name w:val="Table Grid"/>
    <w:basedOn w:val="a1"/>
    <w:uiPriority w:val="39"/>
    <w:rsid w:val="00370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83B4D"/>
    <w:pPr>
      <w:tabs>
        <w:tab w:val="center" w:pos="4252"/>
        <w:tab w:val="right" w:pos="8504"/>
      </w:tabs>
      <w:snapToGrid w:val="0"/>
    </w:pPr>
  </w:style>
  <w:style w:type="character" w:customStyle="1" w:styleId="ac">
    <w:name w:val="ヘッダー (文字)"/>
    <w:basedOn w:val="a0"/>
    <w:link w:val="ab"/>
    <w:uiPriority w:val="99"/>
    <w:rsid w:val="00683B4D"/>
  </w:style>
  <w:style w:type="paragraph" w:styleId="ad">
    <w:name w:val="footer"/>
    <w:basedOn w:val="a"/>
    <w:link w:val="ae"/>
    <w:uiPriority w:val="99"/>
    <w:unhideWhenUsed/>
    <w:rsid w:val="00683B4D"/>
    <w:pPr>
      <w:tabs>
        <w:tab w:val="center" w:pos="4252"/>
        <w:tab w:val="right" w:pos="8504"/>
      </w:tabs>
      <w:snapToGrid w:val="0"/>
    </w:pPr>
  </w:style>
  <w:style w:type="character" w:customStyle="1" w:styleId="ae">
    <w:name w:val="フッター (文字)"/>
    <w:basedOn w:val="a0"/>
    <w:link w:val="ad"/>
    <w:uiPriority w:val="99"/>
    <w:rsid w:val="00683B4D"/>
  </w:style>
  <w:style w:type="character" w:styleId="af">
    <w:name w:val="Hyperlink"/>
    <w:basedOn w:val="a0"/>
    <w:uiPriority w:val="99"/>
    <w:unhideWhenUsed/>
    <w:rsid w:val="003D1E19"/>
    <w:rPr>
      <w:color w:val="467886" w:themeColor="hyperlink"/>
      <w:u w:val="single"/>
    </w:rPr>
  </w:style>
  <w:style w:type="character" w:styleId="af0">
    <w:name w:val="Unresolved Mention"/>
    <w:basedOn w:val="a0"/>
    <w:uiPriority w:val="99"/>
    <w:semiHidden/>
    <w:unhideWhenUsed/>
    <w:rsid w:val="003D1E19"/>
    <w:rPr>
      <w:color w:val="605E5C"/>
      <w:shd w:val="clear" w:color="auto" w:fill="E1DFDD"/>
    </w:rPr>
  </w:style>
  <w:style w:type="character" w:styleId="af1">
    <w:name w:val="FollowedHyperlink"/>
    <w:basedOn w:val="a0"/>
    <w:uiPriority w:val="99"/>
    <w:semiHidden/>
    <w:unhideWhenUsed/>
    <w:rsid w:val="003D1E19"/>
    <w:rPr>
      <w:color w:val="96607D" w:themeColor="followedHyperlink"/>
      <w:u w:val="single"/>
    </w:rPr>
  </w:style>
  <w:style w:type="character" w:styleId="af2">
    <w:name w:val="annotation reference"/>
    <w:basedOn w:val="a0"/>
    <w:uiPriority w:val="99"/>
    <w:semiHidden/>
    <w:unhideWhenUsed/>
    <w:rsid w:val="00004338"/>
    <w:rPr>
      <w:sz w:val="18"/>
      <w:szCs w:val="18"/>
    </w:rPr>
  </w:style>
  <w:style w:type="paragraph" w:styleId="af3">
    <w:name w:val="annotation text"/>
    <w:basedOn w:val="a"/>
    <w:link w:val="af4"/>
    <w:uiPriority w:val="99"/>
    <w:unhideWhenUsed/>
    <w:rsid w:val="00004338"/>
    <w:pPr>
      <w:jc w:val="left"/>
    </w:pPr>
  </w:style>
  <w:style w:type="character" w:customStyle="1" w:styleId="af4">
    <w:name w:val="コメント文字列 (文字)"/>
    <w:basedOn w:val="a0"/>
    <w:link w:val="af3"/>
    <w:uiPriority w:val="99"/>
    <w:rsid w:val="00004338"/>
  </w:style>
  <w:style w:type="paragraph" w:styleId="af5">
    <w:name w:val="annotation subject"/>
    <w:basedOn w:val="af3"/>
    <w:next w:val="af3"/>
    <w:link w:val="af6"/>
    <w:uiPriority w:val="99"/>
    <w:semiHidden/>
    <w:unhideWhenUsed/>
    <w:rsid w:val="00004338"/>
    <w:rPr>
      <w:b/>
      <w:bCs/>
    </w:rPr>
  </w:style>
  <w:style w:type="character" w:customStyle="1" w:styleId="af6">
    <w:name w:val="コメント内容 (文字)"/>
    <w:basedOn w:val="af4"/>
    <w:link w:val="af5"/>
    <w:uiPriority w:val="99"/>
    <w:semiHidden/>
    <w:rsid w:val="00004338"/>
    <w:rPr>
      <w:b/>
      <w:bCs/>
    </w:rPr>
  </w:style>
  <w:style w:type="paragraph" w:styleId="af7">
    <w:name w:val="Revision"/>
    <w:hidden/>
    <w:uiPriority w:val="99"/>
    <w:semiHidden/>
    <w:rsid w:val="00860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nhk-ep.app.box.com/f/4881f154d7514f19a7de820c4b3bd3b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fb35f7f-a15f-409a-a3f6-b224a893bd9e}" enabled="0" method="" siteId="{bfb35f7f-a15f-409a-a3f6-b224a893bd9e}" removed="1"/>
</clbl:labelList>
</file>

<file path=docProps/app.xml><?xml version="1.0" encoding="utf-8"?>
<Properties xmlns="http://schemas.openxmlformats.org/officeDocument/2006/extended-properties" xmlns:vt="http://schemas.openxmlformats.org/officeDocument/2006/docPropsVTypes">
  <Template>Normal.dotm</Template>
  <TotalTime>1036</TotalTime>
  <Pages>3</Pages>
  <Words>444</Words>
  <Characters>2534</Characters>
  <Application>Microsoft Office Word</Application>
  <DocSecurity>0</DocSecurity>
  <Lines>21</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川原 愛子</dc:creator>
  <cp:keywords/>
  <dc:description/>
  <cp:lastModifiedBy>衡正 大澤</cp:lastModifiedBy>
  <cp:revision>217</cp:revision>
  <dcterms:created xsi:type="dcterms:W3CDTF">2026-01-16T07:19:00Z</dcterms:created>
  <dcterms:modified xsi:type="dcterms:W3CDTF">2026-06-28T07:38:00Z</dcterms:modified>
</cp:coreProperties>
</file>